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B0D83" w14:textId="77777777" w:rsidR="009D2E0C" w:rsidRPr="008F2B25" w:rsidRDefault="000F750E" w:rsidP="004658DE">
      <w:pPr>
        <w:pStyle w:val="A-Title"/>
        <w:spacing w:after="0" w:line="240" w:lineRule="auto"/>
      </w:pPr>
      <w:r w:rsidRPr="008F2B25">
        <w:t>Interdisciplinary Research</w:t>
      </w:r>
      <w:r w:rsidR="00044658" w:rsidRPr="008F2B25">
        <w:t xml:space="preserve"> (</w:t>
      </w:r>
      <w:r w:rsidRPr="008F2B25">
        <w:t>IDR</w:t>
      </w:r>
      <w:r w:rsidR="00044658" w:rsidRPr="008F2B25">
        <w:t>)</w:t>
      </w:r>
      <w:r w:rsidRPr="008F2B25">
        <w:t xml:space="preserve"> Origination Awards</w:t>
      </w:r>
    </w:p>
    <w:p w14:paraId="59E2364D" w14:textId="77777777" w:rsidR="00A238CC" w:rsidRPr="008F2B25" w:rsidRDefault="000F750E" w:rsidP="004658DE">
      <w:pPr>
        <w:pStyle w:val="A-Subtitle"/>
        <w:spacing w:line="240" w:lineRule="auto"/>
        <w:rPr>
          <w:rFonts w:ascii="Times New Roman" w:hAnsi="Times New Roman" w:cs="Times New Roman"/>
          <w:sz w:val="22"/>
          <w:szCs w:val="22"/>
        </w:rPr>
      </w:pPr>
      <w:r w:rsidRPr="008F2B25">
        <w:rPr>
          <w:rFonts w:ascii="Times New Roman" w:hAnsi="Times New Roman" w:cs="Times New Roman"/>
          <w:sz w:val="22"/>
          <w:szCs w:val="22"/>
        </w:rPr>
        <w:t>Cover Page</w:t>
      </w:r>
    </w:p>
    <w:p w14:paraId="564A0E66" w14:textId="77777777" w:rsidR="0079343B" w:rsidRPr="008F2B25" w:rsidRDefault="009E18CC"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Project T</w:t>
      </w:r>
      <w:r w:rsidR="0079343B" w:rsidRPr="008F2B25">
        <w:rPr>
          <w:rFonts w:ascii="Times New Roman" w:hAnsi="Times New Roman" w:cs="Times New Roman"/>
          <w:sz w:val="22"/>
        </w:rPr>
        <w:t>itle</w:t>
      </w:r>
    </w:p>
    <w:p w14:paraId="72174481" w14:textId="64B19E50" w:rsidR="00986C2B" w:rsidRDefault="004658DE" w:rsidP="004658DE">
      <w:pPr>
        <w:pStyle w:val="A-Item"/>
        <w:spacing w:after="0"/>
        <w:ind w:left="0"/>
        <w:rPr>
          <w:rFonts w:ascii="Times New Roman" w:hAnsi="Times New Roman" w:cs="Times New Roman"/>
          <w:sz w:val="22"/>
        </w:rPr>
      </w:pPr>
      <w:r w:rsidRPr="004658DE">
        <w:rPr>
          <w:rFonts w:ascii="Times New Roman" w:hAnsi="Times New Roman" w:cs="Times New Roman"/>
          <w:sz w:val="22"/>
        </w:rPr>
        <w:t>Accurate and efficient modeling for magnetic resonance-guided focused ultrasound treatment planning</w:t>
      </w:r>
    </w:p>
    <w:p w14:paraId="4E348583" w14:textId="77777777" w:rsidR="004658DE" w:rsidRPr="008F2B25" w:rsidRDefault="004658DE" w:rsidP="004658DE">
      <w:pPr>
        <w:pStyle w:val="A-Item"/>
        <w:spacing w:after="0"/>
        <w:ind w:left="0"/>
        <w:rPr>
          <w:rFonts w:ascii="Times New Roman" w:hAnsi="Times New Roman" w:cs="Times New Roman"/>
          <w:sz w:val="22"/>
        </w:rPr>
      </w:pPr>
    </w:p>
    <w:p w14:paraId="3F8E66CD" w14:textId="1F6EEF3E" w:rsidR="009E18CC" w:rsidRPr="008F2B25" w:rsidRDefault="00044658"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Principal</w:t>
      </w:r>
      <w:r w:rsidR="009E18CC" w:rsidRPr="008F2B25">
        <w:rPr>
          <w:rFonts w:ascii="Times New Roman" w:hAnsi="Times New Roman" w:cs="Times New Roman"/>
          <w:sz w:val="22"/>
        </w:rPr>
        <w:t xml:space="preserve"> Investigator(s)</w:t>
      </w:r>
    </w:p>
    <w:tbl>
      <w:tblPr>
        <w:tblStyle w:val="TableGrid"/>
        <w:tblW w:w="9600" w:type="dxa"/>
        <w:tblInd w:w="270" w:type="dxa"/>
        <w:tblLook w:val="04A0" w:firstRow="1" w:lastRow="0" w:firstColumn="1" w:lastColumn="0" w:noHBand="0" w:noVBand="1"/>
      </w:tblPr>
      <w:tblGrid>
        <w:gridCol w:w="2605"/>
        <w:gridCol w:w="3510"/>
        <w:gridCol w:w="3485"/>
      </w:tblGrid>
      <w:tr w:rsidR="008F2B25" w:rsidRPr="008F2B25" w14:paraId="03ECD25B" w14:textId="77777777" w:rsidTr="008F2B25">
        <w:tc>
          <w:tcPr>
            <w:tcW w:w="2605" w:type="dxa"/>
          </w:tcPr>
          <w:p w14:paraId="550AAF60" w14:textId="2B5EE6E8"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 xml:space="preserve">Name </w:t>
            </w:r>
          </w:p>
        </w:tc>
        <w:tc>
          <w:tcPr>
            <w:tcW w:w="3510" w:type="dxa"/>
          </w:tcPr>
          <w:p w14:paraId="15F6CBBF" w14:textId="77777777"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Department</w:t>
            </w:r>
          </w:p>
        </w:tc>
        <w:tc>
          <w:tcPr>
            <w:tcW w:w="3485" w:type="dxa"/>
          </w:tcPr>
          <w:p w14:paraId="37F31802" w14:textId="77777777"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College</w:t>
            </w:r>
          </w:p>
        </w:tc>
      </w:tr>
      <w:tr w:rsidR="008F2B25" w:rsidRPr="008F2B25" w14:paraId="1C793902" w14:textId="77777777" w:rsidTr="008F2B25">
        <w:tc>
          <w:tcPr>
            <w:tcW w:w="2605" w:type="dxa"/>
          </w:tcPr>
          <w:p w14:paraId="2F4EA76E" w14:textId="614190D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Christopher R. Dillon</w:t>
            </w:r>
            <w:r w:rsidR="004658DE">
              <w:rPr>
                <w:rFonts w:ascii="Times New Roman" w:hAnsi="Times New Roman" w:cs="Times New Roman"/>
                <w:sz w:val="22"/>
              </w:rPr>
              <w:t xml:space="preserve"> (PI)</w:t>
            </w:r>
          </w:p>
        </w:tc>
        <w:tc>
          <w:tcPr>
            <w:tcW w:w="3510" w:type="dxa"/>
          </w:tcPr>
          <w:p w14:paraId="7779ED8A" w14:textId="0AEBD41F"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Mechanical Engineering</w:t>
            </w:r>
          </w:p>
        </w:tc>
        <w:tc>
          <w:tcPr>
            <w:tcW w:w="3485" w:type="dxa"/>
          </w:tcPr>
          <w:p w14:paraId="1B9ACB62" w14:textId="1473471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Engineering</w:t>
            </w:r>
          </w:p>
        </w:tc>
      </w:tr>
      <w:tr w:rsidR="008F2B25" w:rsidRPr="008F2B25" w14:paraId="34B37BCF" w14:textId="77777777" w:rsidTr="008F2B25">
        <w:tc>
          <w:tcPr>
            <w:tcW w:w="2605" w:type="dxa"/>
          </w:tcPr>
          <w:p w14:paraId="718CC35C" w14:textId="3C81923D"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Steven P. Allen</w:t>
            </w:r>
          </w:p>
        </w:tc>
        <w:tc>
          <w:tcPr>
            <w:tcW w:w="3510" w:type="dxa"/>
          </w:tcPr>
          <w:p w14:paraId="402FA51F" w14:textId="53D835FB" w:rsidR="000F750E" w:rsidRPr="008F2B25" w:rsidRDefault="0012316F" w:rsidP="004658DE">
            <w:pPr>
              <w:pStyle w:val="A-Item"/>
              <w:spacing w:after="0"/>
              <w:ind w:left="0"/>
              <w:rPr>
                <w:rFonts w:ascii="Times New Roman" w:hAnsi="Times New Roman" w:cs="Times New Roman"/>
                <w:sz w:val="22"/>
              </w:rPr>
            </w:pPr>
            <w:r>
              <w:rPr>
                <w:rFonts w:ascii="Times New Roman" w:hAnsi="Times New Roman" w:cs="Times New Roman"/>
                <w:sz w:val="22"/>
              </w:rPr>
              <w:t>BYU MRI Facility</w:t>
            </w:r>
          </w:p>
        </w:tc>
        <w:tc>
          <w:tcPr>
            <w:tcW w:w="3485" w:type="dxa"/>
          </w:tcPr>
          <w:p w14:paraId="7EDE641C" w14:textId="602588BA" w:rsidR="000F750E" w:rsidRPr="008F2B25" w:rsidRDefault="0012316F" w:rsidP="004658DE">
            <w:pPr>
              <w:pStyle w:val="A-Item"/>
              <w:spacing w:after="0"/>
              <w:ind w:left="0"/>
              <w:rPr>
                <w:rFonts w:ascii="Times New Roman" w:hAnsi="Times New Roman" w:cs="Times New Roman"/>
                <w:sz w:val="22"/>
              </w:rPr>
            </w:pPr>
            <w:r>
              <w:rPr>
                <w:rFonts w:ascii="Times New Roman" w:hAnsi="Times New Roman" w:cs="Times New Roman"/>
                <w:sz w:val="22"/>
              </w:rPr>
              <w:t>Family Home and Social Sciences</w:t>
            </w:r>
          </w:p>
        </w:tc>
      </w:tr>
      <w:tr w:rsidR="008F2B25" w:rsidRPr="008F2B25" w14:paraId="3DF7A473" w14:textId="77777777" w:rsidTr="008F2B25">
        <w:tc>
          <w:tcPr>
            <w:tcW w:w="2605" w:type="dxa"/>
          </w:tcPr>
          <w:p w14:paraId="64A194EE" w14:textId="3B92E36B"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David Dahl</w:t>
            </w:r>
          </w:p>
        </w:tc>
        <w:tc>
          <w:tcPr>
            <w:tcW w:w="3510" w:type="dxa"/>
          </w:tcPr>
          <w:p w14:paraId="25DB5B69" w14:textId="5D79799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Statistics</w:t>
            </w:r>
          </w:p>
        </w:tc>
        <w:tc>
          <w:tcPr>
            <w:tcW w:w="3485" w:type="dxa"/>
          </w:tcPr>
          <w:p w14:paraId="6B4E82AA" w14:textId="2C07C4B0"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008F2B25" w:rsidRPr="008F2B25" w14:paraId="0EA80F28" w14:textId="77777777" w:rsidTr="008F2B25">
        <w:tc>
          <w:tcPr>
            <w:tcW w:w="2605" w:type="dxa"/>
          </w:tcPr>
          <w:p w14:paraId="606CB0CF" w14:textId="65F06DC9"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Christophe Giraud-Carrier</w:t>
            </w:r>
          </w:p>
        </w:tc>
        <w:tc>
          <w:tcPr>
            <w:tcW w:w="3510" w:type="dxa"/>
          </w:tcPr>
          <w:p w14:paraId="44C7D7A8" w14:textId="2140F845"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Computer Science</w:t>
            </w:r>
          </w:p>
        </w:tc>
        <w:tc>
          <w:tcPr>
            <w:tcW w:w="3485" w:type="dxa"/>
          </w:tcPr>
          <w:p w14:paraId="41A9156F" w14:textId="1E00BE1D"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008F2B25" w:rsidRPr="008F2B25" w14:paraId="0E12B210" w14:textId="77777777" w:rsidTr="008F2B25">
        <w:trPr>
          <w:trHeight w:val="54"/>
        </w:trPr>
        <w:tc>
          <w:tcPr>
            <w:tcW w:w="2605" w:type="dxa"/>
          </w:tcPr>
          <w:p w14:paraId="605A1E1D" w14:textId="677E1D3C"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Britt Berrett</w:t>
            </w:r>
          </w:p>
        </w:tc>
        <w:tc>
          <w:tcPr>
            <w:tcW w:w="3510" w:type="dxa"/>
          </w:tcPr>
          <w:p w14:paraId="7C421B4B" w14:textId="6520BB11"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Healthcare Leadership Collaborative</w:t>
            </w:r>
          </w:p>
        </w:tc>
        <w:tc>
          <w:tcPr>
            <w:tcW w:w="3485" w:type="dxa"/>
          </w:tcPr>
          <w:p w14:paraId="0F1E0782" w14:textId="6053D5B5"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Marriott School of Business</w:t>
            </w:r>
          </w:p>
        </w:tc>
      </w:tr>
    </w:tbl>
    <w:p w14:paraId="0C718C65" w14:textId="77777777" w:rsidR="008F2B25" w:rsidRPr="008F2B25" w:rsidRDefault="008F2B25" w:rsidP="004658DE">
      <w:pPr>
        <w:pStyle w:val="A-Item"/>
        <w:spacing w:after="0"/>
        <w:ind w:left="0"/>
        <w:rPr>
          <w:rFonts w:ascii="Times New Roman" w:hAnsi="Times New Roman" w:cs="Times New Roman"/>
          <w:sz w:val="22"/>
        </w:rPr>
      </w:pPr>
    </w:p>
    <w:p w14:paraId="78E6AE7D" w14:textId="31BDB68D" w:rsidR="00EE0379" w:rsidRPr="008F2B25" w:rsidRDefault="00EE0379"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Track</w:t>
      </w:r>
    </w:p>
    <w:p w14:paraId="181BADC9" w14:textId="4FF2D891" w:rsidR="00EE0379" w:rsidRDefault="00EE0379" w:rsidP="004658DE">
      <w:pPr>
        <w:pStyle w:val="A-Item"/>
        <w:spacing w:after="0"/>
        <w:ind w:left="0"/>
        <w:rPr>
          <w:rFonts w:ascii="Times New Roman" w:hAnsi="Times New Roman" w:cs="Times New Roman"/>
          <w:sz w:val="22"/>
        </w:rPr>
      </w:pPr>
      <w:r w:rsidRPr="008F2B25">
        <w:rPr>
          <w:rFonts w:ascii="Times New Roman" w:hAnsi="Times New Roman" w:cs="Times New Roman"/>
          <w:sz w:val="22"/>
        </w:rPr>
        <w:t>Track one</w:t>
      </w:r>
    </w:p>
    <w:p w14:paraId="326B14AF" w14:textId="77777777" w:rsidR="004658DE" w:rsidRPr="008F2B25" w:rsidRDefault="004658DE" w:rsidP="004658DE">
      <w:pPr>
        <w:pStyle w:val="A-Item"/>
        <w:spacing w:after="0"/>
        <w:rPr>
          <w:rFonts w:ascii="Times New Roman" w:hAnsi="Times New Roman" w:cs="Times New Roman"/>
          <w:sz w:val="22"/>
        </w:rPr>
      </w:pPr>
    </w:p>
    <w:p w14:paraId="261AEB17" w14:textId="5D621DBC" w:rsidR="006C65B0" w:rsidRPr="008F2B25" w:rsidRDefault="009E18CC"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Abstract</w:t>
      </w:r>
    </w:p>
    <w:p w14:paraId="672637AE" w14:textId="3B28DE81" w:rsidR="004658DE" w:rsidRP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Magnetic resonance-guided focused ultrasound (</w:t>
      </w:r>
      <w:proofErr w:type="spellStart"/>
      <w:r w:rsidRPr="004658DE">
        <w:rPr>
          <w:rFonts w:ascii="Times New Roman" w:hAnsi="Times New Roman" w:cs="Times New Roman"/>
          <w:sz w:val="22"/>
        </w:rPr>
        <w:t>MRgFUS</w:t>
      </w:r>
      <w:proofErr w:type="spellEnd"/>
      <w:r w:rsidRPr="004658DE">
        <w:rPr>
          <w:rFonts w:ascii="Times New Roman" w:hAnsi="Times New Roman" w:cs="Times New Roman"/>
          <w:sz w:val="22"/>
        </w:rPr>
        <w:t xml:space="preserve">) is </w:t>
      </w:r>
      <w:r w:rsidR="003E4773">
        <w:rPr>
          <w:rFonts w:ascii="Times New Roman" w:hAnsi="Times New Roman" w:cs="Times New Roman"/>
          <w:sz w:val="22"/>
        </w:rPr>
        <w:t>a</w:t>
      </w:r>
      <w:r w:rsidR="00E6255E">
        <w:rPr>
          <w:rFonts w:ascii="Times New Roman" w:hAnsi="Times New Roman" w:cs="Times New Roman"/>
          <w:sz w:val="22"/>
        </w:rPr>
        <w:t xml:space="preserve"> minimally invasive </w:t>
      </w:r>
      <w:r w:rsidR="003E4773">
        <w:rPr>
          <w:rFonts w:ascii="Times New Roman" w:hAnsi="Times New Roman" w:cs="Times New Roman"/>
          <w:sz w:val="22"/>
        </w:rPr>
        <w:t xml:space="preserve">alternative to conventional breast cancer </w:t>
      </w:r>
      <w:r w:rsidR="00B76471">
        <w:rPr>
          <w:rFonts w:ascii="Times New Roman" w:hAnsi="Times New Roman" w:cs="Times New Roman"/>
          <w:sz w:val="22"/>
        </w:rPr>
        <w:t>therapies</w:t>
      </w:r>
      <w:r w:rsidR="003E4773">
        <w:rPr>
          <w:rFonts w:ascii="Times New Roman" w:hAnsi="Times New Roman" w:cs="Times New Roman"/>
          <w:sz w:val="22"/>
        </w:rPr>
        <w:t xml:space="preserve"> that promises effective treatment with reduced side effects</w:t>
      </w:r>
      <w:r w:rsidR="00E6255E">
        <w:rPr>
          <w:rFonts w:ascii="Times New Roman" w:hAnsi="Times New Roman" w:cs="Times New Roman"/>
          <w:sz w:val="22"/>
        </w:rPr>
        <w:t xml:space="preserve">.  </w:t>
      </w:r>
      <w:r w:rsidR="003E4773">
        <w:rPr>
          <w:rFonts w:ascii="Times New Roman" w:hAnsi="Times New Roman" w:cs="Times New Roman"/>
          <w:sz w:val="22"/>
        </w:rPr>
        <w:t xml:space="preserve">Though the field of </w:t>
      </w:r>
      <w:proofErr w:type="spellStart"/>
      <w:r w:rsidR="00E6255E">
        <w:rPr>
          <w:rFonts w:ascii="Times New Roman" w:hAnsi="Times New Roman" w:cs="Times New Roman"/>
          <w:sz w:val="22"/>
        </w:rPr>
        <w:t>MRgFUS</w:t>
      </w:r>
      <w:proofErr w:type="spellEnd"/>
      <w:r w:rsidR="003E4773">
        <w:rPr>
          <w:rFonts w:ascii="Times New Roman" w:hAnsi="Times New Roman" w:cs="Times New Roman"/>
          <w:sz w:val="22"/>
        </w:rPr>
        <w:t xml:space="preserve"> is growing rapidly</w:t>
      </w:r>
      <w:r w:rsidR="00E6255E">
        <w:rPr>
          <w:rFonts w:ascii="Times New Roman" w:hAnsi="Times New Roman" w:cs="Times New Roman"/>
          <w:sz w:val="22"/>
        </w:rPr>
        <w:t>,</w:t>
      </w:r>
      <w:r w:rsidR="003E4773">
        <w:rPr>
          <w:rFonts w:ascii="Times New Roman" w:hAnsi="Times New Roman" w:cs="Times New Roman"/>
          <w:sz w:val="22"/>
        </w:rPr>
        <w:t xml:space="preserve"> it</w:t>
      </w:r>
      <w:r w:rsidRPr="004658DE">
        <w:rPr>
          <w:rFonts w:ascii="Times New Roman" w:hAnsi="Times New Roman" w:cs="Times New Roman"/>
          <w:sz w:val="22"/>
        </w:rPr>
        <w:t xml:space="preserve"> faces challenges of prolonged, expensive, and uncomfortable treatments. </w:t>
      </w:r>
      <w:r w:rsidR="00E6255E" w:rsidRPr="00E6255E">
        <w:rPr>
          <w:rFonts w:ascii="Times New Roman" w:hAnsi="Times New Roman" w:cs="Times New Roman"/>
          <w:sz w:val="22"/>
        </w:rPr>
        <w:t xml:space="preserve">This proposal seeks to be better characterize the biomedical science and engineering of treatment progression of </w:t>
      </w:r>
      <w:proofErr w:type="spellStart"/>
      <w:r w:rsidR="00E6255E" w:rsidRPr="00E6255E">
        <w:rPr>
          <w:rFonts w:ascii="Times New Roman" w:hAnsi="Times New Roman" w:cs="Times New Roman"/>
          <w:sz w:val="22"/>
        </w:rPr>
        <w:t>MRgFUS</w:t>
      </w:r>
      <w:proofErr w:type="spellEnd"/>
      <w:r w:rsidR="00E6255E" w:rsidRPr="00E6255E">
        <w:rPr>
          <w:rFonts w:ascii="Times New Roman" w:hAnsi="Times New Roman" w:cs="Times New Roman"/>
          <w:sz w:val="22"/>
        </w:rPr>
        <w:t xml:space="preserve"> to improve treatment times.</w:t>
      </w:r>
      <w:r w:rsidR="003E4773" w:rsidRPr="003E4773">
        <w:t xml:space="preserve"> </w:t>
      </w:r>
      <w:r w:rsidR="003E4773" w:rsidRPr="003E4773">
        <w:rPr>
          <w:rFonts w:ascii="Times New Roman" w:hAnsi="Times New Roman" w:cs="Times New Roman"/>
          <w:sz w:val="22"/>
        </w:rPr>
        <w:t xml:space="preserve">Reducing the duration of a given treatment improves patient outcomes, reduces the cost of the procedure, and increases the diversity of patients who can benefit from </w:t>
      </w:r>
      <w:proofErr w:type="spellStart"/>
      <w:r w:rsidR="003E4773" w:rsidRPr="003E4773">
        <w:rPr>
          <w:rFonts w:ascii="Times New Roman" w:hAnsi="Times New Roman" w:cs="Times New Roman"/>
          <w:sz w:val="22"/>
        </w:rPr>
        <w:t>MRgFUS</w:t>
      </w:r>
      <w:proofErr w:type="spellEnd"/>
      <w:r w:rsidR="003E4773" w:rsidRPr="003E4773">
        <w:rPr>
          <w:rFonts w:ascii="Times New Roman" w:hAnsi="Times New Roman" w:cs="Times New Roman"/>
          <w:sz w:val="22"/>
        </w:rPr>
        <w:t>.</w:t>
      </w:r>
    </w:p>
    <w:p w14:paraId="002A5C4A" w14:textId="4FF2B3BC" w:rsidR="004658DE" w:rsidRP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 xml:space="preserve">Currently, the surgeon’s experience and intuition inform most decisions affecting </w:t>
      </w:r>
      <w:proofErr w:type="spellStart"/>
      <w:r w:rsidR="003E4773">
        <w:rPr>
          <w:rFonts w:ascii="Times New Roman" w:hAnsi="Times New Roman" w:cs="Times New Roman"/>
          <w:sz w:val="22"/>
        </w:rPr>
        <w:t>MRgFUS</w:t>
      </w:r>
      <w:proofErr w:type="spellEnd"/>
      <w:r w:rsidR="003E4773">
        <w:rPr>
          <w:rFonts w:ascii="Times New Roman" w:hAnsi="Times New Roman" w:cs="Times New Roman"/>
          <w:sz w:val="22"/>
        </w:rPr>
        <w:t xml:space="preserve"> </w:t>
      </w:r>
      <w:r w:rsidRPr="004658DE">
        <w:rPr>
          <w:rFonts w:ascii="Times New Roman" w:hAnsi="Times New Roman" w:cs="Times New Roman"/>
          <w:sz w:val="22"/>
        </w:rPr>
        <w:t>treatment duration. These decisions are made in a 24</w:t>
      </w:r>
      <w:r w:rsidR="003E4773">
        <w:rPr>
          <w:rFonts w:ascii="Times New Roman" w:hAnsi="Times New Roman" w:cs="Times New Roman"/>
          <w:sz w:val="22"/>
        </w:rPr>
        <w:t>-to-</w:t>
      </w:r>
      <w:r w:rsidRPr="004658DE">
        <w:rPr>
          <w:rFonts w:ascii="Times New Roman" w:hAnsi="Times New Roman" w:cs="Times New Roman"/>
          <w:sz w:val="22"/>
        </w:rPr>
        <w:t>48-hour treatment planning window. The surgeon must balance treatment aggressiveness with potential damage to nearby healthy tissues. Impromptu changes</w:t>
      </w:r>
      <w:r w:rsidR="008D1C90">
        <w:rPr>
          <w:rFonts w:ascii="Times New Roman" w:hAnsi="Times New Roman" w:cs="Times New Roman"/>
          <w:sz w:val="22"/>
        </w:rPr>
        <w:t xml:space="preserve"> during the treatment</w:t>
      </w:r>
      <w:r w:rsidRPr="004658DE">
        <w:rPr>
          <w:rFonts w:ascii="Times New Roman" w:hAnsi="Times New Roman" w:cs="Times New Roman"/>
          <w:sz w:val="22"/>
        </w:rPr>
        <w:t xml:space="preserve"> are universal</w:t>
      </w:r>
      <w:r w:rsidR="003E4773">
        <w:rPr>
          <w:rFonts w:ascii="Times New Roman" w:hAnsi="Times New Roman" w:cs="Times New Roman"/>
          <w:sz w:val="22"/>
        </w:rPr>
        <w:t>,</w:t>
      </w:r>
      <w:r w:rsidRPr="004658DE">
        <w:rPr>
          <w:rFonts w:ascii="Times New Roman" w:hAnsi="Times New Roman" w:cs="Times New Roman"/>
          <w:sz w:val="22"/>
        </w:rPr>
        <w:t xml:space="preserve"> and unexpected events regularly prolong the treatment.</w:t>
      </w:r>
    </w:p>
    <w:p w14:paraId="5295EA99" w14:textId="1E702972" w:rsid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Our team hypothesizes that computational models can improve treatment planning by augmenting the information available to the surgeon. The models would predict and</w:t>
      </w:r>
      <w:r w:rsidR="003E4773">
        <w:rPr>
          <w:rFonts w:ascii="Times New Roman" w:hAnsi="Times New Roman" w:cs="Times New Roman"/>
          <w:sz w:val="22"/>
        </w:rPr>
        <w:t>,</w:t>
      </w:r>
      <w:r w:rsidRPr="004658DE">
        <w:rPr>
          <w:rFonts w:ascii="Times New Roman" w:hAnsi="Times New Roman" w:cs="Times New Roman"/>
          <w:sz w:val="22"/>
        </w:rPr>
        <w:t xml:space="preserve"> in turn</w:t>
      </w:r>
      <w:r w:rsidR="003E4773">
        <w:rPr>
          <w:rFonts w:ascii="Times New Roman" w:hAnsi="Times New Roman" w:cs="Times New Roman"/>
          <w:sz w:val="22"/>
        </w:rPr>
        <w:t>,</w:t>
      </w:r>
      <w:r w:rsidRPr="004658DE">
        <w:rPr>
          <w:rFonts w:ascii="Times New Roman" w:hAnsi="Times New Roman" w:cs="Times New Roman"/>
          <w:sz w:val="22"/>
        </w:rPr>
        <w:t xml:space="preserve"> avoid problems that extend the treatment</w:t>
      </w:r>
      <w:r w:rsidR="00B76471">
        <w:rPr>
          <w:rFonts w:ascii="Times New Roman" w:hAnsi="Times New Roman" w:cs="Times New Roman"/>
          <w:sz w:val="22"/>
        </w:rPr>
        <w:t xml:space="preserve"> and negatively impact patient outcomes</w:t>
      </w:r>
      <w:r w:rsidRPr="004658DE">
        <w:rPr>
          <w:rFonts w:ascii="Times New Roman" w:hAnsi="Times New Roman" w:cs="Times New Roman"/>
          <w:sz w:val="22"/>
        </w:rPr>
        <w:t>. We will test this hypothesis by building an accurate, rapid simulation framework to be executed by the surgical team.</w:t>
      </w:r>
    </w:p>
    <w:p w14:paraId="28EBD9C5" w14:textId="77777777" w:rsidR="004658DE" w:rsidRPr="008F2B25" w:rsidRDefault="004658DE" w:rsidP="004658DE">
      <w:pPr>
        <w:pStyle w:val="A-Item"/>
        <w:spacing w:after="0"/>
        <w:rPr>
          <w:rFonts w:ascii="Times New Roman" w:hAnsi="Times New Roman" w:cs="Times New Roman"/>
          <w:sz w:val="22"/>
        </w:rPr>
      </w:pPr>
    </w:p>
    <w:p w14:paraId="78572C73" w14:textId="77777777" w:rsidR="000A4C9B" w:rsidRPr="008F2B25" w:rsidRDefault="000F750E"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Summary of Plans for External Funding</w:t>
      </w:r>
    </w:p>
    <w:p w14:paraId="4351283F" w14:textId="77777777" w:rsidR="00044658" w:rsidRPr="008F2B25" w:rsidRDefault="000F750E" w:rsidP="004658DE">
      <w:pPr>
        <w:pStyle w:val="A-Item"/>
        <w:spacing w:after="0"/>
        <w:rPr>
          <w:rFonts w:ascii="Times New Roman" w:hAnsi="Times New Roman" w:cs="Times New Roman"/>
          <w:sz w:val="22"/>
        </w:rPr>
      </w:pPr>
      <w:r w:rsidRPr="004658DE">
        <w:rPr>
          <w:rFonts w:ascii="Times New Roman" w:hAnsi="Times New Roman" w:cs="Times New Roman"/>
          <w:sz w:val="22"/>
          <w:highlight w:val="yellow"/>
        </w:rPr>
        <w:t>List target sources of external funding and proposed timeline for proposal submission.</w:t>
      </w:r>
      <w:r w:rsidRPr="008F2B25">
        <w:rPr>
          <w:rFonts w:ascii="Times New Roman" w:hAnsi="Times New Roman" w:cs="Times New Roman"/>
          <w:sz w:val="22"/>
        </w:rPr>
        <w:t xml:space="preserve"> </w:t>
      </w:r>
    </w:p>
    <w:p w14:paraId="3EBFD120" w14:textId="77777777" w:rsidR="0012316F" w:rsidRDefault="0012316F" w:rsidP="0012316F">
      <w:pPr>
        <w:pStyle w:val="A-Item"/>
        <w:spacing w:after="0"/>
        <w:rPr>
          <w:rFonts w:ascii="Times New Roman" w:hAnsi="Times New Roman" w:cs="Times New Roman"/>
          <w:sz w:val="22"/>
        </w:rPr>
      </w:pPr>
      <w:r>
        <w:rPr>
          <w:rFonts w:ascii="Times New Roman" w:hAnsi="Times New Roman" w:cs="Times New Roman"/>
          <w:sz w:val="22"/>
        </w:rPr>
        <w:t>MRI facility seed grant</w:t>
      </w:r>
    </w:p>
    <w:p w14:paraId="5FC699CE" w14:textId="77777777" w:rsidR="0012316F" w:rsidRDefault="0012316F" w:rsidP="0012316F">
      <w:pPr>
        <w:pStyle w:val="A-Item"/>
        <w:spacing w:after="0"/>
        <w:rPr>
          <w:rFonts w:ascii="Times New Roman" w:hAnsi="Times New Roman" w:cs="Times New Roman"/>
          <w:sz w:val="22"/>
        </w:rPr>
      </w:pPr>
      <w:r>
        <w:rPr>
          <w:rFonts w:ascii="Times New Roman" w:hAnsi="Times New Roman" w:cs="Times New Roman"/>
          <w:sz w:val="22"/>
        </w:rPr>
        <w:t>Focused Ultrasound Foundation?</w:t>
      </w:r>
    </w:p>
    <w:p w14:paraId="6107643A" w14:textId="77777777" w:rsidR="0012316F" w:rsidRDefault="0012316F" w:rsidP="0012316F">
      <w:pPr>
        <w:pStyle w:val="A-Item"/>
        <w:spacing w:after="0"/>
        <w:rPr>
          <w:rFonts w:ascii="Times New Roman" w:hAnsi="Times New Roman" w:cs="Times New Roman"/>
          <w:sz w:val="22"/>
        </w:rPr>
      </w:pPr>
      <w:r>
        <w:rPr>
          <w:rFonts w:ascii="Times New Roman" w:hAnsi="Times New Roman" w:cs="Times New Roman"/>
          <w:sz w:val="22"/>
        </w:rPr>
        <w:t xml:space="preserve">NIH R21 or R15? </w:t>
      </w:r>
    </w:p>
    <w:p w14:paraId="739CF097" w14:textId="77777777" w:rsidR="0012316F" w:rsidRDefault="0012316F" w:rsidP="0012316F">
      <w:pPr>
        <w:pStyle w:val="A-Item"/>
        <w:spacing w:after="0"/>
        <w:rPr>
          <w:rFonts w:ascii="Times New Roman" w:hAnsi="Times New Roman" w:cs="Times New Roman"/>
          <w:sz w:val="22"/>
        </w:rPr>
      </w:pPr>
      <w:r>
        <w:rPr>
          <w:rFonts w:ascii="Times New Roman" w:hAnsi="Times New Roman" w:cs="Times New Roman"/>
          <w:sz w:val="22"/>
        </w:rPr>
        <w:t>SBIR/STTR tech transfer grant?</w:t>
      </w:r>
    </w:p>
    <w:p w14:paraId="1B81C517" w14:textId="7ACD452C" w:rsidR="004658DE" w:rsidRDefault="004658DE">
      <w:pPr>
        <w:rPr>
          <w:rFonts w:ascii="Times New Roman" w:hAnsi="Times New Roman" w:cs="Times New Roman"/>
        </w:rPr>
      </w:pPr>
      <w:r>
        <w:rPr>
          <w:rFonts w:ascii="Times New Roman" w:hAnsi="Times New Roman" w:cs="Times New Roman"/>
        </w:rPr>
        <w:br w:type="page"/>
      </w:r>
    </w:p>
    <w:p w14:paraId="2FE39E19" w14:textId="77777777" w:rsidR="006202DF" w:rsidRPr="008F2B25" w:rsidRDefault="006202DF" w:rsidP="004658DE">
      <w:pPr>
        <w:pStyle w:val="A-Item"/>
        <w:spacing w:after="0"/>
        <w:rPr>
          <w:rFonts w:ascii="Times New Roman" w:hAnsi="Times New Roman" w:cs="Times New Roman"/>
          <w:sz w:val="22"/>
        </w:rPr>
      </w:pPr>
    </w:p>
    <w:p w14:paraId="7E85A1C0" w14:textId="5BDB35A2" w:rsidR="00CC638F" w:rsidRPr="008A651A" w:rsidRDefault="008A651A" w:rsidP="004658DE">
      <w:pPr>
        <w:spacing w:after="0" w:line="240" w:lineRule="auto"/>
        <w:rPr>
          <w:rFonts w:ascii="Times New Roman" w:hAnsi="Times New Roman" w:cs="Times New Roman"/>
          <w:b/>
          <w:bCs/>
        </w:rPr>
      </w:pPr>
      <w:r w:rsidRPr="008A651A">
        <w:rPr>
          <w:rFonts w:ascii="Times New Roman" w:hAnsi="Times New Roman" w:cs="Times New Roman"/>
          <w:b/>
          <w:bCs/>
        </w:rPr>
        <w:t xml:space="preserve">Project </w:t>
      </w:r>
      <w:commentRangeStart w:id="0"/>
      <w:r w:rsidRPr="008A651A">
        <w:rPr>
          <w:rFonts w:ascii="Times New Roman" w:hAnsi="Times New Roman" w:cs="Times New Roman"/>
          <w:b/>
          <w:bCs/>
        </w:rPr>
        <w:t>Narrative</w:t>
      </w:r>
      <w:commentRangeEnd w:id="0"/>
      <w:r w:rsidR="00B46830">
        <w:rPr>
          <w:rStyle w:val="CommentReference"/>
        </w:rPr>
        <w:commentReference w:id="0"/>
      </w:r>
      <w:r>
        <w:rPr>
          <w:rFonts w:ascii="Times New Roman" w:hAnsi="Times New Roman" w:cs="Times New Roman"/>
          <w:b/>
          <w:bCs/>
        </w:rPr>
        <w:t xml:space="preserve"> </w:t>
      </w:r>
      <w:r w:rsidR="00B46830">
        <w:rPr>
          <w:rFonts w:ascii="Times New Roman" w:hAnsi="Times New Roman" w:cs="Times New Roman"/>
          <w:b/>
          <w:bCs/>
        </w:rPr>
        <w:t xml:space="preserve"> </w:t>
      </w:r>
    </w:p>
    <w:p w14:paraId="39C60823" w14:textId="7492D3E7" w:rsidR="00F77BBE" w:rsidRDefault="00856CAC"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The need for alternative b</w:t>
      </w:r>
      <w:r w:rsidR="00F77BBE">
        <w:rPr>
          <w:rFonts w:ascii="Times New Roman" w:hAnsi="Times New Roman" w:cs="Times New Roman"/>
          <w:b/>
          <w:bCs/>
        </w:rPr>
        <w:t>reast cancer</w:t>
      </w:r>
      <w:r>
        <w:rPr>
          <w:rFonts w:ascii="Times New Roman" w:hAnsi="Times New Roman" w:cs="Times New Roman"/>
          <w:b/>
          <w:bCs/>
        </w:rPr>
        <w:t xml:space="preserve"> treatments</w:t>
      </w:r>
    </w:p>
    <w:p w14:paraId="1A989808" w14:textId="781A2906" w:rsidR="00F77BBE" w:rsidRDefault="00F77BBE" w:rsidP="00F77BBE">
      <w:pPr>
        <w:spacing w:after="0" w:line="240" w:lineRule="auto"/>
        <w:rPr>
          <w:rFonts w:ascii="Times New Roman" w:hAnsi="Times New Roman" w:cs="Times New Roman"/>
        </w:rPr>
      </w:pPr>
      <w:r>
        <w:rPr>
          <w:rFonts w:ascii="Times New Roman" w:hAnsi="Times New Roman" w:cs="Times New Roman"/>
        </w:rPr>
        <w:t>Breast cancer is the most common cancer among women worldwide and the second most common cancer overall.  In the United States, it is projected that over 2</w:t>
      </w:r>
      <w:r w:rsidR="0065524D">
        <w:rPr>
          <w:rFonts w:ascii="Times New Roman" w:hAnsi="Times New Roman" w:cs="Times New Roman"/>
        </w:rPr>
        <w:t>87</w:t>
      </w:r>
      <w:r>
        <w:rPr>
          <w:rFonts w:ascii="Times New Roman" w:hAnsi="Times New Roman" w:cs="Times New Roman"/>
        </w:rPr>
        <w:t>,000 women will be diagnosed with new cases of invasive breast cancer</w:t>
      </w:r>
      <w:r w:rsidR="0065524D" w:rsidRPr="0065524D">
        <w:rPr>
          <w:rFonts w:ascii="Times New Roman" w:hAnsi="Times New Roman" w:cs="Times New Roman"/>
        </w:rPr>
        <w:t xml:space="preserve"> </w:t>
      </w:r>
      <w:r w:rsidR="0065524D">
        <w:rPr>
          <w:rFonts w:ascii="Times New Roman" w:hAnsi="Times New Roman" w:cs="Times New Roman"/>
        </w:rPr>
        <w:t>in 2022</w:t>
      </w:r>
      <w:r>
        <w:rPr>
          <w:rFonts w:ascii="Times New Roman" w:hAnsi="Times New Roman" w:cs="Times New Roman"/>
        </w:rPr>
        <w:t>, and an estimated 43,</w:t>
      </w:r>
      <w:r w:rsidR="0065524D">
        <w:rPr>
          <w:rFonts w:ascii="Times New Roman" w:hAnsi="Times New Roman" w:cs="Times New Roman"/>
        </w:rPr>
        <w:t>25</w:t>
      </w:r>
      <w:r>
        <w:rPr>
          <w:rFonts w:ascii="Times New Roman" w:hAnsi="Times New Roman" w:cs="Times New Roman"/>
        </w:rPr>
        <w:t>0 women in the United States will die from breast cancer</w:t>
      </w:r>
      <w:r w:rsidR="0065524D">
        <w:rPr>
          <w:rFonts w:ascii="Times New Roman" w:hAnsi="Times New Roman" w:cs="Times New Roman"/>
        </w:rPr>
        <w:t xml:space="preserve"> </w:t>
      </w:r>
      <w:r w:rsidR="0065524D">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{"citationID":"QSgPqHYz","properties":{"formattedCitation":"[1]","plainCitation":"[1]","noteIndex":0},"citationItems":[{"id":837,"uris":["http://zotero.org/users/10429457/items/DSKD8BUY"],"itemData":{"id":837,"type":"webpage","container-title":"Breast Cancer Facts and Statistics","title":"breastcancer.org","URL":"https://www.breastcancer.org/facts-statistics","issued":{"date-parts":[["2023",2,13]]}}}],"schema":"https://github.com/citation-style-language/schema/raw/master/csl-citation.json"} </w:instrText>
      </w:r>
      <w:r w:rsidR="0065524D">
        <w:rPr>
          <w:rFonts w:ascii="Times New Roman" w:hAnsi="Times New Roman" w:cs="Times New Roman"/>
        </w:rPr>
        <w:fldChar w:fldCharType="separate"/>
      </w:r>
      <w:r w:rsidR="0065524D">
        <w:rPr>
          <w:rFonts w:ascii="Times New Roman" w:hAnsi="Times New Roman" w:cs="Times New Roman"/>
          <w:noProof/>
        </w:rPr>
        <w:t>[1]</w:t>
      </w:r>
      <w:r w:rsidR="0065524D">
        <w:rPr>
          <w:rFonts w:ascii="Times New Roman" w:hAnsi="Times New Roman" w:cs="Times New Roman"/>
        </w:rPr>
        <w:fldChar w:fldCharType="end"/>
      </w:r>
      <w:r>
        <w:rPr>
          <w:rFonts w:ascii="Times New Roman" w:hAnsi="Times New Roman" w:cs="Times New Roman"/>
        </w:rPr>
        <w:t xml:space="preserve">.  </w:t>
      </w:r>
      <w:r w:rsidR="00E45301">
        <w:rPr>
          <w:rFonts w:ascii="Times New Roman" w:hAnsi="Times New Roman" w:cs="Times New Roman"/>
        </w:rPr>
        <w:t>While the 5-year relative survival rate for breast cancer is</w:t>
      </w:r>
      <w:r w:rsidR="00D063EB">
        <w:rPr>
          <w:rFonts w:ascii="Times New Roman" w:hAnsi="Times New Roman" w:cs="Times New Roman"/>
        </w:rPr>
        <w:t xml:space="preserve"> high at</w:t>
      </w:r>
      <w:r w:rsidR="00E45301">
        <w:rPr>
          <w:rFonts w:ascii="Times New Roman" w:hAnsi="Times New Roman" w:cs="Times New Roman"/>
        </w:rPr>
        <w:t xml:space="preserve"> approximately 90%, b</w:t>
      </w:r>
      <w:r w:rsidR="00E45301" w:rsidRPr="00F77BBE">
        <w:rPr>
          <w:rFonts w:ascii="Times New Roman" w:hAnsi="Times New Roman" w:cs="Times New Roman"/>
        </w:rPr>
        <w:t xml:space="preserve">reast cancer and its treatment </w:t>
      </w:r>
      <w:r w:rsidR="0012316F">
        <w:rPr>
          <w:rFonts w:ascii="Times New Roman" w:hAnsi="Times New Roman" w:cs="Times New Roman"/>
        </w:rPr>
        <w:t xml:space="preserve">can </w:t>
      </w:r>
      <w:r w:rsidR="00E45301" w:rsidRPr="00F77BBE">
        <w:rPr>
          <w:rFonts w:ascii="Times New Roman" w:hAnsi="Times New Roman" w:cs="Times New Roman"/>
        </w:rPr>
        <w:t xml:space="preserve">have </w:t>
      </w:r>
      <w:r w:rsidR="0012316F">
        <w:rPr>
          <w:rFonts w:ascii="Times New Roman" w:hAnsi="Times New Roman" w:cs="Times New Roman"/>
        </w:rPr>
        <w:t xml:space="preserve">a profound effect </w:t>
      </w:r>
      <w:r w:rsidR="00E45301" w:rsidRPr="00F77BBE">
        <w:rPr>
          <w:rFonts w:ascii="Times New Roman" w:hAnsi="Times New Roman" w:cs="Times New Roman"/>
        </w:rPr>
        <w:t xml:space="preserve">on a person's </w:t>
      </w:r>
      <w:r w:rsidR="00E45301">
        <w:rPr>
          <w:rFonts w:ascii="Times New Roman" w:hAnsi="Times New Roman" w:cs="Times New Roman"/>
        </w:rPr>
        <w:t xml:space="preserve">physical, </w:t>
      </w:r>
      <w:r w:rsidR="00E45301" w:rsidRPr="00F77BBE">
        <w:rPr>
          <w:rFonts w:ascii="Times New Roman" w:hAnsi="Times New Roman" w:cs="Times New Roman"/>
        </w:rPr>
        <w:t>emotional</w:t>
      </w:r>
      <w:r w:rsidR="00E45301">
        <w:rPr>
          <w:rFonts w:ascii="Times New Roman" w:hAnsi="Times New Roman" w:cs="Times New Roman"/>
        </w:rPr>
        <w:t>, and mental</w:t>
      </w:r>
      <w:r w:rsidR="00E45301" w:rsidRPr="00F77BBE">
        <w:rPr>
          <w:rFonts w:ascii="Times New Roman" w:hAnsi="Times New Roman" w:cs="Times New Roman"/>
        </w:rPr>
        <w:t xml:space="preserve"> well-being</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csupR2VU","properties":{"unsorted":true,"formattedCitation":"[2\\uc0\\u8211{}4]","plainCitation":"[2–4]","noteIndex":0},"citationItems":[{"id":840,"uris":["http://zotero.org/users/10429457/items/ASC3YI9T"],"itemData":{"id":840,"type":"article-journal","abstract":"The aim of the investigation was to study psychological and psychosocial aspects of breast cancer. A literature search was done covering the period 1989–1992. The following research areas were studied: the relationship between psychological characteristics and breast cancer, and between psychosocial interventions and breast cancer; quality of life after breast cancer surgery and treatment; and the relationship between social support and breast cancer. The results showed that the medical community is divided into “believers” and “nonbelievers” with respect to whether or not psychosocial factors influence breast cancer outcomes. One of the best predictors of a woman's postcancer adjustment is her psychological state before the breast cancer. The results also showed that the difference in psychological outcome between mastectomy and breast-con-serving surgery was small and nonsignificant. Another finding was that the social context and social support from partner, family, friends, relatives and medical professions are important for survival. In conclusion, methodological problems were common in studying psychological and psychosocial aspects of breast cancer.","container-title":"Cancer Nursing","ISSN":"0162-220X","issue":"5","language":"en-US","page":"418","source":"journals.lww.com","title":"Psychological and psychosocial aspects of breast cancer and breast cancer treatment; A literature review","volume":"17","author":[{"family":"Carlsson","given":"Marianne"},{"family":"Hamrin","given":"Elisabeth"}],"issued":{"date-parts":[["1994",10]]}}},{"id":842,"uris":["http://zotero.org/users/10429457/items/2QRR29EF"],"itemData":{"id":842,"type":"article-journal","abstract":"While research exists on the well-being of women during a specific phase of breast cancer, little research exists in which researchers utilized the same instruments to examine differences in women's well-being, based on the phase of their breast cancer. Using a trajectory framework, the purpose of this study is to examine the differences in the physical and social well-being of women during the following breast cancer states: newly diagnosed, adjuvant therapy, stable disease and recurrent disease. The convenience sample consisted of 35 women newly diagnosed with breast cancer, 52 women with breast cancer undergoing adjuvant therapy, 84 women whose breast cancer was considered stable and 64 women with recurrent breast cancer. Participants completed a packet of questionnaires which contained a demographic questionnaire, Short Form-36 (SF-36) Health Survey, a researcher designed (RD) questionnaire, Cancer Rehabilitation Evaluation System—Short Form (CARES-SF) and the Brief Symptom Inventory (BSI). Descriptive statistics, analysis of variance, and general linear F-tests were used to analyze the data. Differences were found across phases of disease on various subscales, including those representing perceived health states, overall impact, medical interactions, physical function, role function, fatigue, pain, social function and satisfaction with health. No significant differences were found between groups on the BSI subscales with the exception of somatization, global psychosocial measures, sexual and marital relation subscales. While individuals with recurrent disease often experienced more difficulties with their well-being than women in the other groups, women newly diagnosed and in the adjuvant group experienced more difficulties in select areas of well-being when compared with women in the stable group. Health care professionals need to recognize differences between groups to better meet the needs of patients with a breast cancer diagnosis.","container-title":"Psycho-Oncology","DOI":"10.1002/1099-1611(200005/06)9:3&lt;221::AID-PON456&gt;3.0.CO;2-T","ISSN":"1099-1611","issue":"3","language":"en","note":"_eprint: https://onlinelibrary.wiley.com/doi/pdf/10.1002/1099-1611%28200005/06%299%3A3%3C221%3A%3AAID-PON456%3E3.0.CO%3B2-T","page":"221-231","source":"Wiley Online Library","title":"Physical, psychological and social well-being of women with breast cancer: the influence of disease phase","title-short":"Physical, psychological and social well-being of women with breast cancer","volume":"9","author":[{"family":"Hanson Frost","given":"Marlene"},{"family":"Suman","given":"Vera J."},{"family":"Rummans","given":"Teresa A."},{"family":"Dose","given":"Ann Marie"},{"family":"Taylor","given":"Michelle"},{"family":"Novotny","given":"Paul"},{"family":"Johnson","given":"Ruth"},{"family":"Evans","given":"Roger E."}],"issued":{"date-parts":[["2000"]]}}},{"id":838,"uris":["http://zotero.org/users/10429457/items/HNMPS666"],"itemData":{"id":838,"type":"article-journal","abstract":"&lt;em&gt;Gale&lt;/em&gt;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A."}],"issued":{"date-parts":[["2008",5,1]]}},"label":"page"}],"schema":"https://github.com/citation-style-language/schema/raw/master/csl-citation.json"} </w:instrText>
      </w:r>
      <w:r w:rsidR="00355032">
        <w:rPr>
          <w:rFonts w:ascii="Times New Roman" w:hAnsi="Times New Roman" w:cs="Times New Roman"/>
        </w:rPr>
        <w:fldChar w:fldCharType="separate"/>
      </w:r>
      <w:r w:rsidR="00355032" w:rsidRPr="00355032">
        <w:rPr>
          <w:rFonts w:ascii="Times New Roman" w:hAnsi="Times New Roman" w:cs="Times New Roman"/>
        </w:rPr>
        <w:t>[2–4]</w:t>
      </w:r>
      <w:r w:rsidR="00355032">
        <w:rPr>
          <w:rFonts w:ascii="Times New Roman" w:hAnsi="Times New Roman" w:cs="Times New Roman"/>
        </w:rPr>
        <w:fldChar w:fldCharType="end"/>
      </w:r>
      <w:r w:rsidR="00E45301">
        <w:rPr>
          <w:rFonts w:ascii="Times New Roman" w:hAnsi="Times New Roman" w:cs="Times New Roman"/>
        </w:rPr>
        <w:t>.</w:t>
      </w:r>
    </w:p>
    <w:p w14:paraId="62F8DAD0" w14:textId="7FEF54D8" w:rsidR="00E45301" w:rsidRDefault="00E45301" w:rsidP="00F77BBE">
      <w:pPr>
        <w:spacing w:after="0" w:line="240" w:lineRule="auto"/>
        <w:rPr>
          <w:rFonts w:ascii="Times New Roman" w:hAnsi="Times New Roman" w:cs="Times New Roman"/>
        </w:rPr>
      </w:pPr>
    </w:p>
    <w:p w14:paraId="1B96E944" w14:textId="3C5A7AEB" w:rsidR="00E45301" w:rsidRDefault="00E45301" w:rsidP="00F77BBE">
      <w:pPr>
        <w:spacing w:after="0" w:line="240" w:lineRule="auto"/>
        <w:rPr>
          <w:rFonts w:ascii="Times New Roman" w:hAnsi="Times New Roman" w:cs="Times New Roman"/>
        </w:rPr>
      </w:pPr>
      <w:r w:rsidRPr="00E45301">
        <w:rPr>
          <w:rFonts w:ascii="Times New Roman" w:hAnsi="Times New Roman" w:cs="Times New Roman"/>
        </w:rPr>
        <w:t>Breast cancer treatment side effects</w:t>
      </w:r>
      <w:r>
        <w:rPr>
          <w:rFonts w:ascii="Times New Roman" w:hAnsi="Times New Roman" w:cs="Times New Roman"/>
        </w:rPr>
        <w:t xml:space="preserve"> </w:t>
      </w:r>
      <w:r w:rsidR="00B76471">
        <w:rPr>
          <w:rFonts w:ascii="Times New Roman" w:hAnsi="Times New Roman" w:cs="Times New Roman"/>
        </w:rPr>
        <w:t>strongly impact a patient’s quality of life</w:t>
      </w:r>
      <w:r w:rsidRPr="00E45301">
        <w:rPr>
          <w:rFonts w:ascii="Times New Roman" w:hAnsi="Times New Roman" w:cs="Times New Roman"/>
        </w:rPr>
        <w:t>.</w:t>
      </w:r>
      <w:r>
        <w:rPr>
          <w:rFonts w:ascii="Times New Roman" w:hAnsi="Times New Roman" w:cs="Times New Roman"/>
        </w:rPr>
        <w:t xml:space="preserve">  Chemotherapy may cause fatigue, nausea, vomiting, hair loss</w:t>
      </w:r>
      <w:r w:rsidR="00D063EB">
        <w:rPr>
          <w:rFonts w:ascii="Times New Roman" w:hAnsi="Times New Roman" w:cs="Times New Roman"/>
        </w:rPr>
        <w:t>, and cognitive impairment</w:t>
      </w:r>
      <w:r>
        <w:rPr>
          <w:rFonts w:ascii="Times New Roman" w:hAnsi="Times New Roman" w:cs="Times New Roman"/>
        </w:rPr>
        <w:t xml:space="preserve">, especially in the first few weeks </w:t>
      </w:r>
      <w:r w:rsidR="00D063EB">
        <w:rPr>
          <w:rFonts w:ascii="Times New Roman" w:hAnsi="Times New Roman" w:cs="Times New Roman"/>
        </w:rPr>
        <w:t>of</w:t>
      </w:r>
      <w:r>
        <w:rPr>
          <w:rFonts w:ascii="Times New Roman" w:hAnsi="Times New Roman" w:cs="Times New Roman"/>
        </w:rPr>
        <w:t xml:space="preserve"> treatment</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{"citationID":"7BKlfoau","properties":{"formattedCitation":"[5,6]","plainCitation":"[5,6]","noteIndex":0},"citationItems":[{"id":845,"uris":["http://zotero.org/users/10429457/items/3FH37B6J"],"itemData":{"id":845,"type":"article-journal","abstract":"Women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L."},{"family":"Recht","given":"Abram"}],"issued":{"date-parts":[["2001",6,28]]}}},{"id":847,"uris":["http://zotero.org/users/10429457/items/4H9SF73Q"],"itemData":{"id":847,"type":"article-journal","abstract":"Adjuvant systemic therapy along with screening has been key to the observed improvements in disease-free and overall survival (DFS/OS) in breast cancer. Improvements in overall survival already take into account therapy related toxicities that can result in death. However, this measure alone does not adequately capture the impact on health-related quality of life. Therefore, it is important to examine the prevalence, frequency and short/long-term impact of therapy-related toxicities, identify patients who might be at greatest risk. Ultimately decisions regarding expected therapy benefits (relative and absolute percentage improvements in DFS/OS) must be made against a background of known potential harms. For many patients with early breast cancer (EBC), their risk of recurrence is not zero but is small. At the same time, for many therapies for early stage breast cancer, the risk of serious side effects is small but is not zero. As we better understand the long-term side effects of adjuvant chemotherapy and targeted therapy, it becomes critical to integrate our growing understanding of breast cancer biology with standard high-quality histopathologic measures to better identify the patients most likely to benefit from the various options for combined multimodality therapy. Hence, we must strive against the notion of recommending adjuvant systemic chemotherapy “just in case.” This article focuses on the long-term side effects of adjuvant chemotherapy in patients with EBC.","collection-title":"14th St.Gallen International Breast Cancer Conference – Proceedings Book","container-title":"The Breast","DOI":"10.1016/j.breast.2015.07.035","ISSN":"0960-9776","journalAbbreviation":"The Breast","language":"en","page":"S149-S153","source":"ScienceDirect","title":"Long term side effects of adjuvant chemotherapy in patients with early breast cancer","volume":"24","author":[{"family":"Tao","given":"Jessica J."},{"family":"Visvanathan","given":"Kala"},{"family":"Wolff","given":"Antonio C."}],"issued":{"date-parts":[["2015",11,1]]}}}],"schema":"https://github.com/citation-style-language/schema/raw/master/csl-citation.json"} </w:instrText>
      </w:r>
      <w:r w:rsidR="00355032">
        <w:rPr>
          <w:rFonts w:ascii="Times New Roman" w:hAnsi="Times New Roman" w:cs="Times New Roman"/>
        </w:rPr>
        <w:fldChar w:fldCharType="separate"/>
      </w:r>
      <w:r w:rsidR="00355032">
        <w:rPr>
          <w:rFonts w:ascii="Times New Roman" w:hAnsi="Times New Roman" w:cs="Times New Roman"/>
          <w:noProof/>
        </w:rPr>
        <w:t>[5,6]</w:t>
      </w:r>
      <w:r w:rsidR="00355032">
        <w:rPr>
          <w:rFonts w:ascii="Times New Roman" w:hAnsi="Times New Roman" w:cs="Times New Roman"/>
        </w:rPr>
        <w:fldChar w:fldCharType="end"/>
      </w:r>
      <w:r>
        <w:rPr>
          <w:rFonts w:ascii="Times New Roman" w:hAnsi="Times New Roman" w:cs="Times New Roman"/>
        </w:rPr>
        <w:t xml:space="preserve">.  </w:t>
      </w:r>
      <w:r w:rsidR="00D063EB">
        <w:rPr>
          <w:rFonts w:ascii="Times New Roman" w:hAnsi="Times New Roman" w:cs="Times New Roman"/>
        </w:rPr>
        <w:t>Hormonal therapy drugs can cause menopausal symptoms</w:t>
      </w:r>
      <w:r w:rsidR="00355032">
        <w:rPr>
          <w:rFonts w:ascii="Times New Roman" w:hAnsi="Times New Roman" w:cs="Times New Roman"/>
        </w:rPr>
        <w:t xml:space="preserve"> </w:t>
      </w:r>
      <w:r w:rsidR="00355032">
        <w:rPr>
          <w:rFonts w:ascii="Times New Roman" w:hAnsi="Times New Roman" w:cs="Times New Roman"/>
        </w:rPr>
        <w:fldChar w:fldCharType="begin"/>
      </w:r>
      <w:r w:rsidR="0077471F">
        <w:rPr>
          <w:rFonts w:ascii="Times New Roman" w:hAnsi="Times New Roman" w:cs="Times New Roman"/>
        </w:rPr>
        <w:instrText xml:space="preserve"> ADDIN ZOTERO_ITEM CSL_CITATION {"citationID":"Z6vLX978","properties":{"formattedCitation":"[5,7,8]","plainCitation":"[5,7,8]","noteIndex":0},"citationItems":[{"id":845,"uris":["http://zotero.org/users/10429457/items/3FH37B6J"],"itemData":{"id":845,"type":"article-journal","abstract":"Women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L."},{"family":"Recht","given":"Abram"}],"issued":{"date-parts":[["2001",6,28]]}}},{"id":850,"uris":["http://zotero.org/users/10429457/items/ELZZF6XK"],"itemData":{"id":850,"type":"article-journal","abstract":"Introduction: Recent improvements in the survival of hormone-responsive breast cancer are strongly associated with therapeutic advances, particularly with the uptake of adjuvant endocrine therapy. Nevertheless, endocrine therapy is also linked with adverse effects that impact quality of life, social function, and adherence to treatment.Areas covered: This review examines the spectrum and consequences of adverse effects of tamoxifen and aromatase inhibitors, and the pharmacological and non-pharmacological approaches to mitigate some of the most frequent and disturbing side effects of endocrine therapy (including vasomotor, musculoskeletal, and vulvovaginal symptoms). The authors performed a qualitative analysis of English papers indexed in PubMed through May 2017, including meta-analysis, randomized controlled trials, observational studies, and systematic reviews.Expert commentary: Side effects of endocrine treatments are frequent and often underestimated in the care of breast cancer survivors, leading to a poor adherence to treatments that can compromise oncological outcomes. Many of the most common adverse events can be mitigated through pharmacological and non-pharmacological approaches that should be discussed and offered to patients in a dedicated setting of care.","container-title":"Expert Review of Anticancer Therapy","DOI":"10.1080/14737140.2018.1520096","ISSN":"1473-7140","issue":"11","note":"publisher: Taylor &amp; Francis\n_eprint: https://doi.org/10.1080/14737140.2018.1520096\nPMID: 30188738","page":"1101-1112","source":"Taylor and Francis+NEJM","title":"Managing side effects in adjuvant endocrine therapy for breast cancer","volume":"18","author":[{"family":"Condorelli","given":"Rosaria"},{"family":"Vaz-Luis","given":"Ines"}],"issued":{"date-parts":[["2018",11,2]]}}},{"id":852,"uris":["http://zotero.org/users/10429457/items/D7EC9WYA"],"itemData":{"id":852,"type":"article-journal","abstract":"The growing availability of more effective therapies has contributed to an increased survival of patients with breast cancer. In hormone receptor-positive early disease, increased survival is strongly correlated with the use of adjuvant endocrine therapy, but this therapy can cause side-effects that have major consequences in terms of treatment adherence and patients' quality of life. In premenopausal breast cancer survivors, these side-effects might be even more prominent due to the abrupt suppression of oestrogen associated with the most intense endocrine therapies. An important ambition of cancer care in the 21st century is to recover pre-cancer quality of life and emotional and social functions, which is only possible through the mitigation of the side-effects of anticancer treatments. This Review presents a comprehensive summary of the efficacy and safety data of the available interventions (hormonal and non-hormonal pharmacological strategies, non-pharmacological approaches, and complementary and alternative medicine) to control selected side-effects associated with adjuvant endocrine therapy (hot flashes, sexual dysfunction, weight gain, musculoskeletal symptoms, and fatigue), providing updated, evidence-based approaches for their management.","container-title":"The Lancet Oncology","DOI":"10.1016/S1470-2045(20)30666-5","ISSN":"1470-2045","issue":"7","journalAbbreviation":"The Lancet Oncology","language":"en","page":"e303-e313","source":"ScienceDirect","title":"Evidence-based approaches for the management of side-effects of adjuvant endocrine therapy in patients with breast cancer","volume":"22","author":[{"family":"Franzoi","given":"Maria Alice"},{"family":"Agostinetto","given":"Elisa"},{"family":"Perachino","given":"Marta"},{"family":"Del Mastro","given":"Lucia"},{"family":"Azambuja","given":"Evandro","non-dropping-particle":"de"},{"family":"Vaz-Luis","given":"Ines"},{"family":"Partridge","given":"Ann H"},{"family":"Lambertini","given":"Matteo"}],"issued":{"date-parts":[["2021",7,1]]}}}],"schema":"https://github.com/citation-style-language/schema/raw/master/csl-citation.json"} </w:instrText>
      </w:r>
      <w:r w:rsidR="00355032">
        <w:rPr>
          <w:rFonts w:ascii="Times New Roman" w:hAnsi="Times New Roman" w:cs="Times New Roman"/>
        </w:rPr>
        <w:fldChar w:fldCharType="separate"/>
      </w:r>
      <w:r w:rsidR="0077471F">
        <w:rPr>
          <w:rFonts w:ascii="Times New Roman" w:hAnsi="Times New Roman" w:cs="Times New Roman"/>
          <w:noProof/>
        </w:rPr>
        <w:t>[5,7,8]</w:t>
      </w:r>
      <w:r w:rsidR="00355032">
        <w:rPr>
          <w:rFonts w:ascii="Times New Roman" w:hAnsi="Times New Roman" w:cs="Times New Roman"/>
        </w:rPr>
        <w:fldChar w:fldCharType="end"/>
      </w:r>
      <w:r w:rsidR="00D063EB">
        <w:rPr>
          <w:rFonts w:ascii="Times New Roman" w:hAnsi="Times New Roman" w:cs="Times New Roman"/>
        </w:rPr>
        <w:t xml:space="preserve">. </w:t>
      </w:r>
      <w:r w:rsidRPr="00E45301">
        <w:rPr>
          <w:rFonts w:ascii="Times New Roman" w:hAnsi="Times New Roman" w:cs="Times New Roman"/>
        </w:rPr>
        <w:t xml:space="preserve">Surgery and radiation therapy </w:t>
      </w:r>
      <w:r>
        <w:rPr>
          <w:rFonts w:ascii="Times New Roman" w:hAnsi="Times New Roman" w:cs="Times New Roman"/>
        </w:rPr>
        <w:t>can cause pain and soreness</w:t>
      </w:r>
      <w:r w:rsidR="00D063EB">
        <w:rPr>
          <w:rFonts w:ascii="Times New Roman" w:hAnsi="Times New Roman" w:cs="Times New Roman"/>
        </w:rPr>
        <w:t>, with skin changes including redness, itching, and dryness</w:t>
      </w:r>
      <w:r w:rsidR="009862CD">
        <w:rPr>
          <w:rFonts w:ascii="Times New Roman" w:hAnsi="Times New Roman" w:cs="Times New Roman"/>
        </w:rPr>
        <w:t xml:space="preserve"> </w:t>
      </w:r>
      <w:r w:rsidR="009862CD">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HssLSFy4","properties":{"unsorted":true,"formattedCitation":"[9\\uc0\\u8211{}11]","plainCitation":"[9–11]","noteIndex":0},"citationItems":[{"id":856,"uris":["http://zotero.org/users/10429457/items/Y9D4W6K2"],"itemData":{"id":856,"type":"article-journal","abstract":"The aim of this study was to 1) examine the occurrence and burden of side effects over time in the period after post surgical adjuvant radiotherapy in women with breast cancer and 2) explore the women's experiences of given information and need of support to handle side effects.\nMaterial and method\n171 women with breast cancer receiving post-surgical adjuvant radiotherapy completed a questionnaire on radiotherapy-related side effects (Treatment Toxicity Assessment Tool OTTAT) at four times between the start of radiotherapy and six months after completion. Comparisons were made between women with breast conservative surgery (group A) and women with modified mastectomy (group B), and for having chemotherapy or not (C+ and C−). Questions regarding the experience of delivered information and support were added.\nResults\nFatigue was the single most prevalent side effect and, together with skin reactions and pain, it also had the highest mean score over the study period and the largest score increase during treatment. The largest increase during the six months was seen for skin reaction, pain, and dyspnoea. The average score for skin reaction was significantly higher in group B than in group A. A majority of the women experienced the given information and support as satisfying and a need for follow-up of the side-effects was expressed.\nConclusion\nNursing for women with breast cancer receiving adjuvant radiotherapy should focus on preventing and treating side effects, and also include the period post treatment. There is a need for developing evidence based guidelines including guidelines for follow-up.","container-title":"European Journal of Oncology Nursing","DOI":"10.1016/j.ejon.2009.09.002","ISSN":"1462-3889","issue":"2","journalAbbreviation":"European Journal of Oncology Nursing","language":"en","page":"147-153","source":"ScienceDirect","title":"Adjuvant radiotherapy of women with breast cancer – Information, support and side-effects","volume":"14","author":[{"family":"Sjövall","given":"K."},{"family":"Strömbeck","given":"G."},{"family":"Löfgren","given":"A."},{"family":"Bendahl","given":"P. -O."},{"family":"Gunnars","given":"B."}],"issued":{"date-parts":[["2010",4,1]]}}},{"id":861,"uris":["http://zotero.org/users/10429457/items/PCQ5ILZ6"],"itemData":{"id":861,"type":"article-journal","abstract":"We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B."}],"issued":{"date-parts":[["2011",2,1]]}}},{"id":854,"uris":["http://zotero.org/users/10429457/items/RZD9DCIP"],"itemData":{"id":854,"type":"article-journal","abstract":"As breast cancer outcomes improve and more people with breast cancer survive longer following diagnosis, many survivors must deal with the effects of treatment. Some adverse effects last a short time and have little influence on breast cancer patients’ quality of life, yet others can cause long-term complications and add to increased morbidity and mortality among survivors. This article reviews the adverse effects of breast cancer treatments and how they affect the health and quality of life of those receiving treatment. The article also explains how adverse effects can interrupt treatment and how physicians and survivors can manage adverse effects of breast cancer treatment.","container-title":"Radiologic Technology","ISSN":"0033-8397,","issue":"3","journalAbbreviation":"Radiol Technol","language":"en","note":"publisher: American Society of Radiologic Technologists\nPMID: 24395910","page":"297M-319M","source":"www.radiologictechnology.org","title":"Adverse Effects of Breast Cancer Treatment","volume":"85","author":[{"family":"Odle","given":"Teresa G."}],"issued":{"date-parts":[["2014",1,1]]}}}],"schema":"https://github.com/citation-style-language/schema/raw/master/csl-citation.json"} </w:instrText>
      </w:r>
      <w:r w:rsidR="009862CD">
        <w:rPr>
          <w:rFonts w:ascii="Times New Roman" w:hAnsi="Times New Roman" w:cs="Times New Roman"/>
        </w:rPr>
        <w:fldChar w:fldCharType="separate"/>
      </w:r>
      <w:r w:rsidR="00503CAF" w:rsidRPr="00503CAF">
        <w:rPr>
          <w:rFonts w:ascii="Times New Roman" w:hAnsi="Times New Roman" w:cs="Times New Roman"/>
        </w:rPr>
        <w:t>[9–11]</w:t>
      </w:r>
      <w:r w:rsidR="009862CD">
        <w:rPr>
          <w:rFonts w:ascii="Times New Roman" w:hAnsi="Times New Roman" w:cs="Times New Roman"/>
        </w:rPr>
        <w:fldChar w:fldCharType="end"/>
      </w:r>
      <w:r w:rsidR="00D063EB">
        <w:rPr>
          <w:rFonts w:ascii="Times New Roman" w:hAnsi="Times New Roman" w:cs="Times New Roman"/>
        </w:rPr>
        <w:t xml:space="preserve">.  </w:t>
      </w:r>
      <w:r>
        <w:rPr>
          <w:rFonts w:ascii="Times New Roman" w:hAnsi="Times New Roman" w:cs="Times New Roman"/>
        </w:rPr>
        <w:t>These treatments also</w:t>
      </w:r>
      <w:r w:rsidRPr="00E45301">
        <w:rPr>
          <w:rFonts w:ascii="Times New Roman" w:hAnsi="Times New Roman" w:cs="Times New Roman"/>
        </w:rPr>
        <w:t xml:space="preserve"> cause physical changes to the body, such as scarring and loss of sensation, that lead to body image issues and low self-esteem</w:t>
      </w:r>
      <w:r w:rsidR="00503CAF">
        <w:rPr>
          <w:rFonts w:ascii="Times New Roman" w:hAnsi="Times New Roman" w:cs="Times New Roman"/>
        </w:rPr>
        <w:t xml:space="preserve"> </w:t>
      </w:r>
      <w:r w:rsidR="00503CAF">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{"citationID":"Z2ELfe3B","properties":{"formattedCitation":"[10,12]","plainCitation":"[10,12]","noteIndex":0},"citationItems":[{"id":859,"uris":["http://zotero.org/users/10429457/items/LNKVIXH3"],"itemData":{"id":859,"type":"article-journal","abstract":"Diagnosis and treatment of breast cancer affects women physically as well as psychologically. There are many obvious and real factors that are related to psychological distress in women coping with breast cancer, such as facing a life-threatening illness, painful and impairing treatments, and significant role changes. Although these factors are clearly important, issues related to body image in women faced with breast cancer can also add to psychological distress. Women, in general, are concerned with their appearance, their weight, and their body, with recent studies suggesting 89% of women reported concerns with weight. Such premorbid concerns are often deeply ingrained and can contribute to psychological distress in women treated for breast cancer. The present article is a summary of the literature that has examined body image issues and related psychological adjustment in women with breast cancer. Implications for clinical practice and recommendations for future investigations are discussed.","container-title":"Psychology, Health &amp; Medicine","DOI":"10.1080/13548500701405509","ISSN":"1354-8506","issue":"3","note":"publisher: Taylor &amp; Francis\n_eprint: https://doi.org/10.1080/13548500701405509\nPMID: 18569899","page":"313-325","source":"Taylor and Francis+NEJM","title":"Body image issues in women with breast cancer","volume":"13","author":[{"family":"Helms","given":"Rebecca L."},{"family":"O'Hea","given":"Erin L."},{"family":"Corso","given":"Marlaena"}],"issued":{"date-parts":[["2008",5,1]]}}},{"id":861,"uris":["http://zotero.org/users/10429457/items/PCQ5ILZ6"],"itemData":{"id":861,"type":"article-journal","abstract":"We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B."}],"issued":{"date-parts":[["2011",2,1]]}}}],"schema":"https://github.com/citation-style-language/schema/raw/master/csl-citation.json"} </w:instrText>
      </w:r>
      <w:r w:rsidR="00503CAF">
        <w:rPr>
          <w:rFonts w:ascii="Times New Roman" w:hAnsi="Times New Roman" w:cs="Times New Roman"/>
        </w:rPr>
        <w:fldChar w:fldCharType="separate"/>
      </w:r>
      <w:r w:rsidR="00503CAF">
        <w:rPr>
          <w:rFonts w:ascii="Times New Roman" w:hAnsi="Times New Roman" w:cs="Times New Roman"/>
          <w:noProof/>
        </w:rPr>
        <w:t>[10,12]</w:t>
      </w:r>
      <w:r w:rsidR="00503CAF">
        <w:rPr>
          <w:rFonts w:ascii="Times New Roman" w:hAnsi="Times New Roman" w:cs="Times New Roman"/>
        </w:rPr>
        <w:fldChar w:fldCharType="end"/>
      </w:r>
      <w:r w:rsidRPr="00E45301">
        <w:rPr>
          <w:rFonts w:ascii="Times New Roman" w:hAnsi="Times New Roman" w:cs="Times New Roman"/>
        </w:rPr>
        <w:t xml:space="preserve">. </w:t>
      </w:r>
      <w:r w:rsidR="00D063EB">
        <w:rPr>
          <w:rFonts w:ascii="Times New Roman" w:hAnsi="Times New Roman" w:cs="Times New Roman"/>
        </w:rPr>
        <w:t>Generally, p</w:t>
      </w:r>
      <w:r w:rsidRPr="00E45301">
        <w:rPr>
          <w:rFonts w:ascii="Times New Roman" w:hAnsi="Times New Roman" w:cs="Times New Roman"/>
        </w:rPr>
        <w:t xml:space="preserve">atients </w:t>
      </w:r>
      <w:r>
        <w:rPr>
          <w:rFonts w:ascii="Times New Roman" w:hAnsi="Times New Roman" w:cs="Times New Roman"/>
        </w:rPr>
        <w:t>may</w:t>
      </w:r>
      <w:r w:rsidRPr="00E45301">
        <w:rPr>
          <w:rFonts w:ascii="Times New Roman" w:hAnsi="Times New Roman" w:cs="Times New Roman"/>
        </w:rPr>
        <w:t xml:space="preserve"> experience feelings of fear, sadness, anxiety</w:t>
      </w:r>
      <w:r w:rsidR="003438D6">
        <w:rPr>
          <w:rFonts w:ascii="Times New Roman" w:hAnsi="Times New Roman" w:cs="Times New Roman"/>
        </w:rPr>
        <w:t>, and depression</w:t>
      </w:r>
      <w:r w:rsidRPr="00E45301">
        <w:rPr>
          <w:rFonts w:ascii="Times New Roman" w:hAnsi="Times New Roman" w:cs="Times New Roman"/>
        </w:rPr>
        <w:t xml:space="preserve"> </w:t>
      </w:r>
      <w:r w:rsidR="003438D6">
        <w:rPr>
          <w:rFonts w:ascii="Times New Roman" w:hAnsi="Times New Roman" w:cs="Times New Roman"/>
        </w:rPr>
        <w:t>that can</w:t>
      </w:r>
      <w:r w:rsidRPr="00E45301">
        <w:rPr>
          <w:rFonts w:ascii="Times New Roman" w:hAnsi="Times New Roman" w:cs="Times New Roman"/>
        </w:rPr>
        <w:t xml:space="preserve"> be compounded by physical changes and stress associated with treatment</w:t>
      </w:r>
      <w:r w:rsidR="003438D6" w:rsidRPr="003438D6">
        <w:rPr>
          <w:rFonts w:ascii="Times New Roman" w:hAnsi="Times New Roman" w:cs="Times New Roman"/>
        </w:rPr>
        <w:t xml:space="preserve"> </w:t>
      </w:r>
      <w:r w:rsidR="003438D6">
        <w:rPr>
          <w:rFonts w:ascii="Times New Roman" w:hAnsi="Times New Roman" w:cs="Times New Roman"/>
        </w:rPr>
        <w:fldChar w:fldCharType="begin"/>
      </w:r>
      <w:r w:rsidR="003438D6">
        <w:rPr>
          <w:rFonts w:ascii="Times New Roman" w:hAnsi="Times New Roman" w:cs="Times New Roman"/>
        </w:rPr>
        <w:instrText xml:space="preserve"> ADDIN ZOTERO_ITEM CSL_CITATION {"citationID":"KdmwmhWf","properties":{"formattedCitation":"[4,13]","plainCitation":"[4,13]","noteIndex":0},"citationItems":[{"id":838,"uris":["http://zotero.org/users/10429457/items/HNMPS666"],"itemData":{"id":838,"type":"article-journal","abstract":"&lt;em&gt;Gale&lt;/em&gt;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A."}],"issued":{"date-parts":[["2008",5,1]]}}},{"id":863,"uris":["http://zotero.org/users/10429457/items/Y59SDBE9"],"itemData":{"id":863,"type":"article-journal","container-title":"Indian Journal of Psychological Medicine","DOI":"10.4103/0253-7176.101774","ISSN":"0253-7176","issue":"2","note":"publisher: SAGE Publications India","page":"119-123","source":"SAGE Journals","title":"The Effect of Anxiety on Breast Cancer Patients","volume":"34","author":[{"family":"Baqutayan","given":"Shadiya Mohamed Saleh"}],"issued":{"date-parts":[["2012",4,1]]}}}],"schema":"https://github.com/citation-style-language/schema/raw/master/csl-citation.json"} </w:instrText>
      </w:r>
      <w:r w:rsidR="003438D6">
        <w:rPr>
          <w:rFonts w:ascii="Times New Roman" w:hAnsi="Times New Roman" w:cs="Times New Roman"/>
        </w:rPr>
        <w:fldChar w:fldCharType="separate"/>
      </w:r>
      <w:r w:rsidR="003438D6">
        <w:rPr>
          <w:rFonts w:ascii="Times New Roman" w:hAnsi="Times New Roman" w:cs="Times New Roman"/>
          <w:noProof/>
        </w:rPr>
        <w:t>[4,13]</w:t>
      </w:r>
      <w:r w:rsidR="003438D6">
        <w:rPr>
          <w:rFonts w:ascii="Times New Roman" w:hAnsi="Times New Roman" w:cs="Times New Roman"/>
        </w:rPr>
        <w:fldChar w:fldCharType="end"/>
      </w:r>
      <w:r w:rsidR="003438D6" w:rsidRPr="00E45301">
        <w:rPr>
          <w:rFonts w:ascii="Times New Roman" w:hAnsi="Times New Roman" w:cs="Times New Roman"/>
        </w:rPr>
        <w:t>.</w:t>
      </w:r>
    </w:p>
    <w:p w14:paraId="020B73D6" w14:textId="27F02A5F" w:rsidR="00E45301" w:rsidRDefault="00E45301" w:rsidP="00F77BBE">
      <w:pPr>
        <w:spacing w:after="0" w:line="240" w:lineRule="auto"/>
        <w:rPr>
          <w:rFonts w:ascii="Times New Roman" w:hAnsi="Times New Roman" w:cs="Times New Roman"/>
        </w:rPr>
      </w:pPr>
    </w:p>
    <w:p w14:paraId="43965474" w14:textId="01A9F694" w:rsidR="00D063EB" w:rsidRDefault="0012316F" w:rsidP="00F77BBE">
      <w:pPr>
        <w:spacing w:after="0" w:line="240" w:lineRule="auto"/>
        <w:rPr>
          <w:rFonts w:ascii="Times New Roman" w:hAnsi="Times New Roman" w:cs="Times New Roman"/>
        </w:rPr>
      </w:pPr>
      <w:r>
        <w:rPr>
          <w:rFonts w:ascii="Times New Roman" w:hAnsi="Times New Roman" w:cs="Times New Roman"/>
        </w:rPr>
        <w:t>Clearly, new</w:t>
      </w:r>
      <w:r w:rsidR="003438D6">
        <w:rPr>
          <w:rFonts w:ascii="Times New Roman" w:hAnsi="Times New Roman" w:cs="Times New Roman"/>
        </w:rPr>
        <w:t>, less invasive</w:t>
      </w:r>
      <w:r>
        <w:rPr>
          <w:rFonts w:ascii="Times New Roman" w:hAnsi="Times New Roman" w:cs="Times New Roman"/>
        </w:rPr>
        <w:t xml:space="preserve"> treatments for breast cancer are needed</w:t>
      </w:r>
      <w:r w:rsidR="003438D6">
        <w:rPr>
          <w:rFonts w:ascii="Times New Roman" w:hAnsi="Times New Roman" w:cs="Times New Roman"/>
        </w:rPr>
        <w:t>, and many alternatives are being investigated and developed</w:t>
      </w:r>
      <w:r w:rsidR="00F0689E">
        <w:rPr>
          <w:rFonts w:ascii="Times New Roman" w:hAnsi="Times New Roman" w:cs="Times New Roman"/>
        </w:rPr>
        <w:t xml:space="preserve"> </w:t>
      </w:r>
      <w:r w:rsidR="00F0689E">
        <w:rPr>
          <w:rFonts w:ascii="Times New Roman" w:hAnsi="Times New Roman" w:cs="Times New Roman"/>
        </w:rPr>
        <w:fldChar w:fldCharType="begin"/>
      </w:r>
      <w:r w:rsidR="00F0689E">
        <w:rPr>
          <w:rFonts w:ascii="Times New Roman" w:hAnsi="Times New Roman" w:cs="Times New Roman"/>
        </w:rPr>
        <w:instrText xml:space="preserve"> ADDIN ZOTERO_ITEM CSL_CITATION {"citationID":"f8DADMQY","properties":{"formattedCitation":"[14]","plainCitation":"[14]","noteIndex":0},"citationItems":[{"id":872,"uris":["http://zotero.org/users/10429457/items/DVMZ5L2J"],"itemData":{"id":872,"type":"article-journal","abstract":"Breast cancer will be diagnosed in 12% of women in the United States over the course of their lifetimes and more than 250 000 new cases of breast cancer were diagnosed in the United States in 2017. This review focuses on current approaches and evolving strategies for local and systemic therapy of breast cancer.Breast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preferences.","container-title":"JAMA","DOI":"10.1001/jama.2018.19323","ISSN":"0098-7484","issue":"3","journalAbbreviation":"JAMA","page":"288-300","source":"Silverchair","title":"Breast Cancer Treatment: A Review","title-short":"Breast Cancer Treatment","volume":"321","author":[{"family":"Waks","given":"Adrienne G."},{"family":"Winer","given":"Eric P."}],"issued":{"date-parts":[["2019",1,22]]}}}],"schema":"https://github.com/citation-style-language/schema/raw/master/csl-citation.json"} </w:instrText>
      </w:r>
      <w:r w:rsidR="00F0689E">
        <w:rPr>
          <w:rFonts w:ascii="Times New Roman" w:hAnsi="Times New Roman" w:cs="Times New Roman"/>
        </w:rPr>
        <w:fldChar w:fldCharType="separate"/>
      </w:r>
      <w:r w:rsidR="00F0689E">
        <w:rPr>
          <w:rFonts w:ascii="Times New Roman" w:hAnsi="Times New Roman" w:cs="Times New Roman"/>
          <w:noProof/>
        </w:rPr>
        <w:t>[14]</w:t>
      </w:r>
      <w:r w:rsidR="00F0689E">
        <w:rPr>
          <w:rFonts w:ascii="Times New Roman" w:hAnsi="Times New Roman" w:cs="Times New Roman"/>
        </w:rPr>
        <w:fldChar w:fldCharType="end"/>
      </w:r>
      <w:r w:rsidR="00E6255E">
        <w:rPr>
          <w:rFonts w:ascii="Times New Roman" w:hAnsi="Times New Roman" w:cs="Times New Roman"/>
        </w:rPr>
        <w:t>.</w:t>
      </w:r>
      <w:r w:rsidR="00D063EB">
        <w:rPr>
          <w:rFonts w:ascii="Times New Roman" w:hAnsi="Times New Roman" w:cs="Times New Roman"/>
        </w:rPr>
        <w:t xml:space="preserve"> </w:t>
      </w:r>
      <w:r w:rsidR="00E6255E">
        <w:rPr>
          <w:rFonts w:ascii="Times New Roman" w:hAnsi="Times New Roman" w:cs="Times New Roman"/>
        </w:rPr>
        <w:t>Magnetic resonance-guided focused ultrasound (</w:t>
      </w:r>
      <w:proofErr w:type="spellStart"/>
      <w:r w:rsidR="00E6255E">
        <w:rPr>
          <w:rFonts w:ascii="Times New Roman" w:hAnsi="Times New Roman" w:cs="Times New Roman"/>
        </w:rPr>
        <w:t>MRgFUS</w:t>
      </w:r>
      <w:proofErr w:type="spellEnd"/>
      <w:r w:rsidR="00E6255E">
        <w:rPr>
          <w:rFonts w:ascii="Times New Roman" w:hAnsi="Times New Roman" w:cs="Times New Roman"/>
        </w:rPr>
        <w:t xml:space="preserve">) </w:t>
      </w:r>
      <w:r w:rsidR="003438D6">
        <w:rPr>
          <w:rFonts w:ascii="Times New Roman" w:hAnsi="Times New Roman" w:cs="Times New Roman"/>
        </w:rPr>
        <w:t>is one of these alternative therapies</w:t>
      </w:r>
      <w:r w:rsidR="00E6255E">
        <w:rPr>
          <w:rFonts w:ascii="Times New Roman" w:hAnsi="Times New Roman" w:cs="Times New Roman"/>
        </w:rPr>
        <w:t>, with goals including both efficacious treatment and a reduction in the physical, mental, and emotional side effects associated with current standard treatments</w:t>
      </w:r>
      <w:r w:rsidR="00B451B8">
        <w:rPr>
          <w:rFonts w:ascii="Times New Roman" w:hAnsi="Times New Roman" w:cs="Times New Roman"/>
        </w:rPr>
        <w:t xml:space="preserve"> </w:t>
      </w:r>
      <w:r w:rsidR="00B451B8">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MtuWzUsh","properties":{"unsorted":true,"formattedCitation":"[15\\uc0\\u8211{}18]","plainCitation":"[15–18]","noteIndex":0},"citationItems":[{"id":870,"uris":["http://zotero.org/users/10429457/items/WQDDP852"],"itemData":{"id":870,"type":"article-journal","abstract":"The noninvasive ablation of tumors with high-intensity focused ultrasound (HIFU) energy has received increasingly widespread interest. The temperature within the focal volume of an ultrasound beam is rapidly raised to cytotoxic levels. HIFU can selectively ablate a targeted tumor at depth without any damage to surrounding or overlying tissues. Animal studies have shown that HIFU ablation is safe and effective for the treatment of implanted breast malignancies. The results from early clinical trials (Phase I and II) are encouraging, suggesting that HIFU is a promising treatment for small breast cancer. Once oncologic efficacy data from large-scale randomized clinical trials are available, HIFU ablation may become an attractive treatment option for patients with small breast cancer, especially the elderly.","container-title":"Expert Review of Anticancer Therapy","DOI":"10.1586/14737140.7.6.823","ISSN":"1473-7140","issue":"6","note":"publisher: Taylor &amp; Francis\n_eprint: https://doi.org/10.1586/14737140.7.6.823","page":"823-831","source":"Taylor and Francis+NEJM","title":"High-intensity focused ultrasound ablation of breast cancer","volume":"7","author":[{"family":"Wu","given":"Feng"},{"family":"Haar","given":"Gail","non-dropping-particle":"ter"},{"family":"Chen","given":"Wei R"}],"issued":{"date-parts":[["2007",6,1]]}}},{"id":248,"uris":["http://zotero.org/users/10429457/items/C5DC95KJ"],"itemData":{"id":248,"type":"article-journal","abstract":"High intensity focused ultrasound (HIFU) or focused ultrasound (FUS) is a promising modality to treat tumors in a complete, non invasive fashion where online image guidance and therapy control can be achieved by magnetic resonance imaging (MRI) or diagnostic ultrasound (US). In the last 10 years, the feasibility and the safety of HIFU have been tested in a growing number of clinical studies on several benign and malignant tumors of the prostate, breast, uterine, liver, kidney, pancreas, bone, and brain. For certain indications this new treatment principle is on its verge to become a serious alternative or adjunct to the standard treatment options of surgery, radiotherapy, gene therapy and chemotherapy in oncology. In addition to the now clinically available thermal ablation, in the future, focused ultrasound at much lower intensities may have the potential to become a major instrument to mediate drug and gene delivery for localized cancer treatment. We introduce the technology of MRI guided and ultrasound guided HIFU and present a critical overview of the clinical applications and results along with a discussion of future HIFU developments.","container-title":"Cancer Treatment Reviews","DOI":"10.1016/j.ctrv.2011.08.004","ISSN":"0305-7372","issue":"5","journalAbbreviation":"Cancer Treatment Reviews","language":"en","page":"346-353","source":"ScienceDirect","title":"Clinical and future applications of high intensity focused ultrasound in cancer","volume":"38","author":[{"family":"Al-Bataineh","given":"Osama"},{"family":"Jenne","given":"Jürgen"},{"family":"Huber","given":"Peter"}],"issued":{"date-parts":[["2012",8,1]]}}},{"id":867,"uris":["http://zotero.org/users/10429457/items/SB63VIXJ"],"itemData":{"id":867,"type":"article-journal","abstract":"A systematic review was undertaken to assess the clinical efficacy of non-invasive high-intensity focused ultrasound (HIFU) ablation in the treatment of breast cancer.MEDLINE/PubMed library databases were used to identify all studies published up to December 2013 that evaluated the role of HIFU ablation in the treatment of breast cancer. Studies were eligible if they were performed on patients with breast cancer and objectively recorded at least one clinical outcome measure of response (imaging, histopathological or cosmetic) to HIFU treatment.Nine studies fulfilled the inclusion criteria. The absence of tumour or residual tumour after treatment was reported for 95·8 per cent of patients (160 of 167). No residual tumour was found in 46·2 per cent (55 of 119; range 17–100 per cent), less than 10 per cent residual tumour in 29·4 per cent (35 of 119; range 0–53 per cent), and between 10 and 90 per cent residual tumour in 22·7 per cent (27 of 119; range 0–60 per cent). The most common complication associated with HIFU ablation was pain (40·1 per cent) and less frequently oedema (16·8 per cent), skin burn (4·2 per cent) and pectoralis major injury (3·6 per cent). MRI showed an absence of contrast enhancement after treatment in 82 per cent of patients (31 of 38; range 50–100 per cent), indicative of coagulative necrosis. Correlation of contrast enhancement on pretreatment and post-treatment MRI successfully predicted the presence of residual disease.HIFU treatment can induce coagulative necrosis in breast cancers. Complete ablation has not been reported consistently on histopathology and no imaging modality has been able confidently to predict the percentage of complete ablation. Consistent tumour and margin necrosis with reliable follow-up imaging are required before HIFU ablation can be evaluated within large, prospective clinical trials.","container-title":"British Journal of Surgery","DOI":"10.1002/bjs.9793","ISSN":"0007-1323","issue":"8","journalAbbreviation":"British Journal of Surgery","page":"873-882","source":"Silverchair","title":"Systematic review of high-intensity focused ultrasound ablation in the treatment of breast cancer","volume":"102","author":[{"family":"Peek","given":"M C L"},{"family":"Ahmed","given":"M"},{"family":"Napoli","given":"A"},{"family":"Haken","given":"B","non-dropping-particle":"ten"},{"family":"McWilliams","given":"S"},{"family":"Usiskin","given":"S I"},{"family":"Pinder","given":"S E"},{"family":"Hemelrijck","given":"M","non-dropping-particle":"van"},{"family":"Douek","given":"M"}],"issued":{"date-parts":[["2015",7,1]]}}},{"id":865,"uris":["http://zotero.org/users/10429457/items/4YM88SK2"],"itemData":{"id":865,"type":"article-journal","abstract":"High intensity focused ultrasound (HIFU), is a promising, non-invasive modality for treatment of tumours in conjunction with magnetic resonance imaging or diagnostic ultrasound guidance. HIFU is being used increasingly for treatment of prostate cancer and uterine fibroids. Over the last 10 years a growing number of clinical trials have examined HIFU treatment of both benign and malignant tumours of the liver, breast, pancreas, bone, connective tissue, thyroid, parathyroid, kidney and brain. For some of these emerging indications, HIFU is poised to become a serious alternative or adjunct to current standard treatments – including surgery, radiation, gene therapy, immunotherapy, and chemotherapy. Current commercially available HIFU devices are marketed for their thermal ablation applications. In the future, lower energy treatments may play a significant role in mediating targeted drug and gene delivery for cancer treatment. In this article we introduce currently available HIFU systems, provide an overview of clinical trials in emerging oncological targets, and briefly discuss selected pre-clinical research that is relevant to future oncological HIFU applications.","container-title":"International Journal of Hyperthermia","DOI":"10.3109/02656736.2014.969789","ISSN":"0265-6736","issue":"3","note":"publisher: Taylor &amp; Francis\n_eprint: https://doi.org/10.3109/02656736.2014.969789\nPMID: 25367011","page":"302-309","source":"Taylor and Francis+NEJM","title":"Emerging HIFU applications in cancer therapy","volume":"31","author":[{"family":"Maloney","given":"Ezekiel"},{"family":"Hwang","given":"Joo Ha"}],"issued":{"date-parts":[["2015",4,3]]}},"label":"page"}],"schema":"https://github.com/citation-style-language/schema/raw/master/csl-citation.json"} </w:instrText>
      </w:r>
      <w:r w:rsidR="00B451B8">
        <w:rPr>
          <w:rFonts w:ascii="Times New Roman" w:hAnsi="Times New Roman" w:cs="Times New Roman"/>
        </w:rPr>
        <w:fldChar w:fldCharType="separate"/>
      </w:r>
      <w:r w:rsidR="00D90EA5" w:rsidRPr="00D90EA5">
        <w:rPr>
          <w:rFonts w:ascii="Times New Roman" w:hAnsi="Times New Roman" w:cs="Times New Roman"/>
        </w:rPr>
        <w:t>[15–18]</w:t>
      </w:r>
      <w:r w:rsidR="00B451B8">
        <w:rPr>
          <w:rFonts w:ascii="Times New Roman" w:hAnsi="Times New Roman" w:cs="Times New Roman"/>
        </w:rPr>
        <w:fldChar w:fldCharType="end"/>
      </w:r>
      <w:r w:rsidR="00E6255E">
        <w:rPr>
          <w:rFonts w:ascii="Times New Roman" w:hAnsi="Times New Roman" w:cs="Times New Roman"/>
        </w:rPr>
        <w:t xml:space="preserve">.  </w:t>
      </w:r>
    </w:p>
    <w:p w14:paraId="7875D4CE" w14:textId="77777777" w:rsidR="00E45301" w:rsidRPr="00F77BBE" w:rsidRDefault="00E45301" w:rsidP="00F77BBE">
      <w:pPr>
        <w:spacing w:after="0" w:line="240" w:lineRule="auto"/>
        <w:rPr>
          <w:rFonts w:ascii="Times New Roman" w:hAnsi="Times New Roman" w:cs="Times New Roman"/>
        </w:rPr>
      </w:pPr>
    </w:p>
    <w:p w14:paraId="77B03D42" w14:textId="3DC7EC6E" w:rsidR="008A651A" w:rsidRDefault="007B38DF" w:rsidP="00B46830">
      <w:pPr>
        <w:pStyle w:val="ListParagraph"/>
        <w:numPr>
          <w:ilvl w:val="0"/>
          <w:numId w:val="23"/>
        </w:numPr>
        <w:spacing w:after="0" w:line="240" w:lineRule="auto"/>
        <w:ind w:left="720"/>
        <w:rPr>
          <w:rFonts w:ascii="Times New Roman" w:hAnsi="Times New Roman" w:cs="Times New Roman"/>
          <w:b/>
          <w:bCs/>
        </w:rPr>
      </w:pPr>
      <w:r w:rsidRPr="007B38DF">
        <w:rPr>
          <w:rFonts w:ascii="Times New Roman" w:hAnsi="Times New Roman" w:cs="Times New Roman"/>
          <w:noProof/>
        </w:rPr>
        <w:drawing>
          <wp:anchor distT="0" distB="0" distL="114300" distR="114300" simplePos="0" relativeHeight="251658240" behindDoc="1" locked="0" layoutInCell="1" allowOverlap="1" wp14:anchorId="05283218" wp14:editId="691F9D8A">
            <wp:simplePos x="0" y="0"/>
            <wp:positionH relativeFrom="column">
              <wp:posOffset>3928326</wp:posOffset>
            </wp:positionH>
            <wp:positionV relativeFrom="paragraph">
              <wp:posOffset>141312</wp:posOffset>
            </wp:positionV>
            <wp:extent cx="2007962" cy="2057400"/>
            <wp:effectExtent l="0" t="0" r="0" b="0"/>
            <wp:wrapTight wrapText="bothSides">
              <wp:wrapPolygon edited="0">
                <wp:start x="0" y="0"/>
                <wp:lineTo x="0" y="21467"/>
                <wp:lineTo x="21450" y="21467"/>
                <wp:lineTo x="21450" y="0"/>
                <wp:lineTo x="0" y="0"/>
              </wp:wrapPolygon>
            </wp:wrapTight>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rotWithShape="1">
                    <a:blip r:embed="rId12"/>
                    <a:srcRect l="5071" r="4985"/>
                    <a:stretch/>
                  </pic:blipFill>
                  <pic:spPr bwMode="auto">
                    <a:xfrm>
                      <a:off x="0" y="0"/>
                      <a:ext cx="2007962"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51A" w:rsidRPr="008A651A">
        <w:rPr>
          <w:rFonts w:ascii="Times New Roman" w:hAnsi="Times New Roman" w:cs="Times New Roman"/>
          <w:b/>
          <w:bCs/>
        </w:rPr>
        <w:t>Introduction</w:t>
      </w:r>
      <w:r w:rsidR="00B534B4">
        <w:rPr>
          <w:rFonts w:ascii="Times New Roman" w:hAnsi="Times New Roman" w:cs="Times New Roman"/>
          <w:b/>
          <w:bCs/>
        </w:rPr>
        <w:t xml:space="preserve"> to </w:t>
      </w:r>
      <w:proofErr w:type="spellStart"/>
      <w:r w:rsidR="00B534B4">
        <w:rPr>
          <w:rFonts w:ascii="Times New Roman" w:hAnsi="Times New Roman" w:cs="Times New Roman"/>
          <w:b/>
          <w:bCs/>
        </w:rPr>
        <w:t>MRgFUS</w:t>
      </w:r>
      <w:proofErr w:type="spellEnd"/>
    </w:p>
    <w:p w14:paraId="38BF0A05" w14:textId="7AE500D5" w:rsidR="003F34D5" w:rsidRDefault="007B38DF" w:rsidP="00B534B4">
      <w:pPr>
        <w:spacing w:after="120"/>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3041DF5B" wp14:editId="566824F7">
                <wp:simplePos x="0" y="0"/>
                <wp:positionH relativeFrom="column">
                  <wp:posOffset>3928745</wp:posOffset>
                </wp:positionH>
                <wp:positionV relativeFrom="paragraph">
                  <wp:posOffset>2089785</wp:posOffset>
                </wp:positionV>
                <wp:extent cx="2079625" cy="481965"/>
                <wp:effectExtent l="0" t="0" r="3175" b="635"/>
                <wp:wrapTight wrapText="bothSides">
                  <wp:wrapPolygon edited="0">
                    <wp:start x="0" y="0"/>
                    <wp:lineTo x="0" y="21059"/>
                    <wp:lineTo x="21501" y="21059"/>
                    <wp:lineTo x="2150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79625" cy="481965"/>
                        </a:xfrm>
                        <a:prstGeom prst="rect">
                          <a:avLst/>
                        </a:prstGeom>
                        <a:solidFill>
                          <a:prstClr val="white"/>
                        </a:solidFill>
                        <a:ln>
                          <a:noFill/>
                        </a:ln>
                      </wps:spPr>
                      <wps:txbx>
                        <w:txbxContent>
                          <w:p w14:paraId="6575708F" w14:textId="797F72A3" w:rsidR="007B38DF" w:rsidRPr="007B38DF" w:rsidRDefault="007B38DF" w:rsidP="007B38DF">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xml:space="preserve">: Schematic of </w:t>
                            </w:r>
                            <w:proofErr w:type="spellStart"/>
                            <w:r w:rsidRPr="007B38DF">
                              <w:rPr>
                                <w:rFonts w:cstheme="minorHAnsi"/>
                                <w:b w:val="0"/>
                                <w:bCs w:val="0"/>
                                <w:color w:val="808080" w:themeColor="background1" w:themeShade="80"/>
                              </w:rPr>
                              <w:t>MRgFUS</w:t>
                            </w:r>
                            <w:proofErr w:type="spellEnd"/>
                            <w:r w:rsidRPr="007B38DF">
                              <w:rPr>
                                <w:rFonts w:cstheme="minorHAnsi"/>
                                <w:b w:val="0"/>
                                <w:bCs w:val="0"/>
                                <w:color w:val="808080" w:themeColor="background1" w:themeShade="80"/>
                              </w:rPr>
                              <w:t xml:space="preserve"> treatment</w:t>
                            </w:r>
                            <w:r w:rsidR="000D082F">
                              <w:rPr>
                                <w:rFonts w:cstheme="minorHAnsi"/>
                                <w:b w:val="0"/>
                                <w:bCs w:val="0"/>
                                <w:color w:val="808080" w:themeColor="background1" w:themeShade="80"/>
                              </w:rPr>
                              <w:t xml:space="preserve">. </w:t>
                            </w:r>
                            <w:proofErr w:type="spellStart"/>
                            <w:r w:rsidR="000D082F">
                              <w:rPr>
                                <w:rFonts w:cstheme="minorHAnsi"/>
                                <w:b w:val="0"/>
                                <w:bCs w:val="0"/>
                                <w:color w:val="808080" w:themeColor="background1" w:themeShade="80"/>
                              </w:rPr>
                              <w:t>MRgFUS</w:t>
                            </w:r>
                            <w:proofErr w:type="spellEnd"/>
                            <w:r w:rsidR="000D082F">
                              <w:rPr>
                                <w:rFonts w:cstheme="minorHAnsi"/>
                                <w:b w:val="0"/>
                                <w:bCs w:val="0"/>
                                <w:color w:val="808080" w:themeColor="background1" w:themeShade="80"/>
                              </w:rPr>
                              <w:t xml:space="preserve"> can noninvasively heat and destroy diseased tissues with high precision.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1DF5B" id="_x0000_t202" coordsize="21600,21600" o:spt="202" path="m,l,21600r21600,l21600,xe">
                <v:stroke joinstyle="miter"/>
                <v:path gradientshapeok="t" o:connecttype="rect"/>
              </v:shapetype>
              <v:shape id="Text Box 1" o:spid="_x0000_s1026" type="#_x0000_t202" style="position:absolute;margin-left:309.35pt;margin-top:164.55pt;width:163.75pt;height:3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" stroked="f">
                <v:textbox inset="0,0,0,0">
                  <w:txbxContent>
                    <w:p w14:paraId="6575708F" w14:textId="797F72A3" w:rsidR="007B38DF" w:rsidRPr="007B38DF" w:rsidRDefault="007B38DF" w:rsidP="007B38DF">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xml:space="preserve">: Schematic of </w:t>
                      </w:r>
                      <w:proofErr w:type="spellStart"/>
                      <w:r w:rsidRPr="007B38DF">
                        <w:rPr>
                          <w:rFonts w:cstheme="minorHAnsi"/>
                          <w:b w:val="0"/>
                          <w:bCs w:val="0"/>
                          <w:color w:val="808080" w:themeColor="background1" w:themeShade="80"/>
                        </w:rPr>
                        <w:t>MRgFUS</w:t>
                      </w:r>
                      <w:proofErr w:type="spellEnd"/>
                      <w:r w:rsidRPr="007B38DF">
                        <w:rPr>
                          <w:rFonts w:cstheme="minorHAnsi"/>
                          <w:b w:val="0"/>
                          <w:bCs w:val="0"/>
                          <w:color w:val="808080" w:themeColor="background1" w:themeShade="80"/>
                        </w:rPr>
                        <w:t xml:space="preserve"> treatment</w:t>
                      </w:r>
                      <w:r w:rsidR="000D082F">
                        <w:rPr>
                          <w:rFonts w:cstheme="minorHAnsi"/>
                          <w:b w:val="0"/>
                          <w:bCs w:val="0"/>
                          <w:color w:val="808080" w:themeColor="background1" w:themeShade="80"/>
                        </w:rPr>
                        <w:t xml:space="preserve">. </w:t>
                      </w:r>
                      <w:proofErr w:type="spellStart"/>
                      <w:r w:rsidR="000D082F">
                        <w:rPr>
                          <w:rFonts w:cstheme="minorHAnsi"/>
                          <w:b w:val="0"/>
                          <w:bCs w:val="0"/>
                          <w:color w:val="808080" w:themeColor="background1" w:themeShade="80"/>
                        </w:rPr>
                        <w:t>MRgFUS</w:t>
                      </w:r>
                      <w:proofErr w:type="spellEnd"/>
                      <w:r w:rsidR="000D082F">
                        <w:rPr>
                          <w:rFonts w:cstheme="minorHAnsi"/>
                          <w:b w:val="0"/>
                          <w:bCs w:val="0"/>
                          <w:color w:val="808080" w:themeColor="background1" w:themeShade="80"/>
                        </w:rPr>
                        <w:t xml:space="preserve"> can noninvasively heat and destroy diseased tissues with high precision.</w:t>
                      </w:r>
                    </w:p>
                  </w:txbxContent>
                </v:textbox>
                <w10:wrap type="tight"/>
              </v:shape>
            </w:pict>
          </mc:Fallback>
        </mc:AlternateContent>
      </w:r>
      <w:proofErr w:type="spellStart"/>
      <w:r w:rsidR="00B46830" w:rsidRPr="00B46830">
        <w:rPr>
          <w:rFonts w:ascii="Times New Roman" w:hAnsi="Times New Roman" w:cs="Times New Roman"/>
        </w:rPr>
        <w:t>MRgFUS</w:t>
      </w:r>
      <w:proofErr w:type="spellEnd"/>
      <w:r w:rsidR="00B46830" w:rsidRPr="00B46830">
        <w:rPr>
          <w:rFonts w:ascii="Times New Roman" w:hAnsi="Times New Roman" w:cs="Times New Roman"/>
        </w:rPr>
        <w:t xml:space="preserve"> is a “knifeless” technology that </w:t>
      </w:r>
      <w:r w:rsidR="00B534B4">
        <w:rPr>
          <w:rFonts w:ascii="Times New Roman" w:hAnsi="Times New Roman" w:cs="Times New Roman"/>
        </w:rPr>
        <w:t>heats</w:t>
      </w:r>
      <w:r w:rsidR="00B46830" w:rsidRPr="00B46830">
        <w:rPr>
          <w:rFonts w:ascii="Times New Roman" w:hAnsi="Times New Roman" w:cs="Times New Roman"/>
        </w:rPr>
        <w:t xml:space="preserve"> and destroy</w:t>
      </w:r>
      <w:r w:rsidR="00B534B4">
        <w:rPr>
          <w:rFonts w:ascii="Times New Roman" w:hAnsi="Times New Roman" w:cs="Times New Roman"/>
        </w:rPr>
        <w:t>s</w:t>
      </w:r>
      <w:r w:rsidR="00B46830" w:rsidRPr="00B46830">
        <w:rPr>
          <w:rFonts w:ascii="Times New Roman" w:hAnsi="Times New Roman" w:cs="Times New Roman"/>
        </w:rPr>
        <w:t xml:space="preserve"> diseased tissues deep within the body precisely and noninvasively</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{"citationID":"DtZtJ5hf","properties":{"formattedCitation":"[19]","plainCitation":"[19]","noteIndex":0},"citationItems":[{"id":245,"uris":["http://zotero.org/users/10429457/items/3HPHQMJI"],"itemData":{"id":245,"type":"article-journal","abstract":"Diagnostic ultrasound has been clinically used for decades. More recently, high intensity focused ultrasound (HIFU) has been developed for therapeutic use as a non-invasive technique for tissue ablation. HIFU is also being investigated for advanced applications at the cellular level. Under guidance by magnetic resonance or ultrasound imaging, HIFU can achieve precise biological effects in tissue with a high safety profile. In this article, we discuss the basic principles, advantages and limitations of HIFU. We will also address the food and drug administration (FDA) approved clinical applications in the United States and highlight active HIFU research with promising clinical outcomes.","container-title":"Diagnostic and Interventional Imaging","DOI":"10.1016/j.diii.2018.03.001","ISSN":"2211-5684","issue":"6","journalAbbreviation":"Diagnostic and Interventional Imaging","language":"en","page":"349-359","source":"ScienceDirect","title":"High intensity focused ultrasound: The fundamentals, clinical applications and research trends","title-short":"High intensity focused ultrasound","volume":"99","author":[{"family":"Elhelf","given":"I. A. Shehata"},{"family":"Albahar","given":"H."},{"family":"Shah","given":"U."},{"family":"Oto","given":"A."},{"family":"Cressman","given":"E."},{"family":"Almekkawy","given":"M."}],"issued":{"date-parts":[["2018",6,1]]}}}],"schema":"https://github.com/citation-style-language/schema/raw/master/csl-citation.json"} </w:instrText>
      </w:r>
      <w:r w:rsidR="00F0689E">
        <w:rPr>
          <w:rFonts w:ascii="Times New Roman" w:hAnsi="Times New Roman" w:cs="Times New Roman"/>
        </w:rPr>
        <w:fldChar w:fldCharType="separate"/>
      </w:r>
      <w:r w:rsidR="00D90EA5">
        <w:rPr>
          <w:rFonts w:ascii="Times New Roman" w:hAnsi="Times New Roman" w:cs="Times New Roman"/>
          <w:noProof/>
        </w:rPr>
        <w:t>[19]</w:t>
      </w:r>
      <w:r w:rsidR="00F0689E">
        <w:rPr>
          <w:rFonts w:ascii="Times New Roman" w:hAnsi="Times New Roman" w:cs="Times New Roman"/>
        </w:rPr>
        <w:fldChar w:fldCharType="end"/>
      </w:r>
      <w:r w:rsidR="00B46830" w:rsidRPr="00B46830">
        <w:rPr>
          <w:rFonts w:ascii="Times New Roman" w:hAnsi="Times New Roman" w:cs="Times New Roman"/>
        </w:rPr>
        <w:t>.</w:t>
      </w:r>
      <w:r w:rsidR="00B534B4">
        <w:rPr>
          <w:rFonts w:ascii="Times New Roman" w:hAnsi="Times New Roman" w:cs="Times New Roman"/>
        </w:rPr>
        <w:t xml:space="preserve">  During </w:t>
      </w:r>
      <w:proofErr w:type="spellStart"/>
      <w:r w:rsidR="00B534B4">
        <w:rPr>
          <w:rFonts w:ascii="Times New Roman" w:hAnsi="Times New Roman" w:cs="Times New Roman"/>
        </w:rPr>
        <w:t>MRgFUS</w:t>
      </w:r>
      <w:proofErr w:type="spellEnd"/>
      <w:r w:rsidR="00B534B4">
        <w:rPr>
          <w:rFonts w:ascii="Times New Roman" w:hAnsi="Times New Roman" w:cs="Times New Roman"/>
        </w:rPr>
        <w:t>, h</w:t>
      </w:r>
      <w:r w:rsidR="00B534B4" w:rsidRPr="00B534B4">
        <w:rPr>
          <w:rFonts w:ascii="Times New Roman" w:hAnsi="Times New Roman" w:cs="Times New Roman"/>
        </w:rPr>
        <w:t>igh frequency sound waves propagate from an external transducer, pass through</w:t>
      </w:r>
      <w:r>
        <w:rPr>
          <w:rFonts w:ascii="Times New Roman" w:hAnsi="Times New Roman" w:cs="Times New Roman"/>
        </w:rPr>
        <w:t xml:space="preserve"> a coupling water bath and</w:t>
      </w:r>
      <w:r w:rsidR="00B534B4" w:rsidRPr="00B534B4">
        <w:rPr>
          <w:rFonts w:ascii="Times New Roman" w:hAnsi="Times New Roman" w:cs="Times New Roman"/>
        </w:rPr>
        <w:t xml:space="preserve"> intervening healthy tissue</w:t>
      </w:r>
      <w:r>
        <w:rPr>
          <w:rFonts w:ascii="Times New Roman" w:hAnsi="Times New Roman" w:cs="Times New Roman"/>
        </w:rPr>
        <w:t>s</w:t>
      </w:r>
      <w:r w:rsidR="00B534B4" w:rsidRPr="00B534B4">
        <w:rPr>
          <w:rFonts w:ascii="Times New Roman" w:hAnsi="Times New Roman" w:cs="Times New Roman"/>
        </w:rPr>
        <w:t xml:space="preserve"> without harm, and focus inside </w:t>
      </w:r>
      <w:r w:rsidR="003F34D5">
        <w:rPr>
          <w:rFonts w:ascii="Times New Roman" w:hAnsi="Times New Roman" w:cs="Times New Roman"/>
        </w:rPr>
        <w:t>a</w:t>
      </w:r>
      <w:r w:rsidR="00B534B4" w:rsidRPr="00B534B4">
        <w:rPr>
          <w:rFonts w:ascii="Times New Roman" w:hAnsi="Times New Roman" w:cs="Times New Roman"/>
        </w:rPr>
        <w:t xml:space="preserve"> tumor</w:t>
      </w:r>
      <w:r w:rsidR="003F34D5">
        <w:rPr>
          <w:rFonts w:ascii="Times New Roman" w:hAnsi="Times New Roman" w:cs="Times New Roman"/>
        </w:rPr>
        <w:t xml:space="preserve"> or other diseased tissue</w:t>
      </w:r>
      <w:r w:rsidR="00B534B4">
        <w:rPr>
          <w:rFonts w:ascii="Times New Roman" w:hAnsi="Times New Roman" w:cs="Times New Roman"/>
        </w:rPr>
        <w:t xml:space="preserve"> (</w:t>
      </w:r>
      <w:r w:rsidR="00B534B4" w:rsidRPr="000D082F">
        <w:rPr>
          <w:rFonts w:ascii="Times New Roman" w:hAnsi="Times New Roman" w:cs="Times New Roman"/>
        </w:rPr>
        <w:t>see Figure 1</w:t>
      </w:r>
      <w:r w:rsidR="00B534B4">
        <w:rPr>
          <w:rFonts w:ascii="Times New Roman" w:hAnsi="Times New Roman" w:cs="Times New Roman"/>
        </w:rPr>
        <w:t>).  The energy from the focused ultrasound waves</w:t>
      </w:r>
      <w:r w:rsidR="00B534B4" w:rsidRPr="00B534B4">
        <w:rPr>
          <w:rFonts w:ascii="Times New Roman" w:hAnsi="Times New Roman" w:cs="Times New Roman"/>
        </w:rPr>
        <w:t xml:space="preserve"> quickly increas</w:t>
      </w:r>
      <w:r w:rsidR="00B534B4">
        <w:rPr>
          <w:rFonts w:ascii="Times New Roman" w:hAnsi="Times New Roman" w:cs="Times New Roman"/>
        </w:rPr>
        <w:t>es</w:t>
      </w:r>
      <w:r w:rsidR="00B534B4" w:rsidRPr="00B534B4">
        <w:rPr>
          <w:rFonts w:ascii="Times New Roman" w:hAnsi="Times New Roman" w:cs="Times New Roman"/>
        </w:rPr>
        <w:t xml:space="preserve"> the local </w:t>
      </w:r>
      <w:r w:rsidR="00B534B4">
        <w:rPr>
          <w:rFonts w:ascii="Times New Roman" w:hAnsi="Times New Roman" w:cs="Times New Roman"/>
        </w:rPr>
        <w:t xml:space="preserve">tissue </w:t>
      </w:r>
      <w:r w:rsidR="00B534B4" w:rsidRPr="00B534B4">
        <w:rPr>
          <w:rFonts w:ascii="Times New Roman" w:hAnsi="Times New Roman" w:cs="Times New Roman"/>
        </w:rPr>
        <w:t>temperature</w:t>
      </w:r>
      <w:r w:rsidR="00B534B4">
        <w:rPr>
          <w:rFonts w:ascii="Times New Roman" w:hAnsi="Times New Roman" w:cs="Times New Roman"/>
        </w:rPr>
        <w:t>,</w:t>
      </w:r>
      <w:r w:rsidR="00B534B4" w:rsidRPr="00B534B4">
        <w:rPr>
          <w:rFonts w:ascii="Times New Roman" w:hAnsi="Times New Roman" w:cs="Times New Roman"/>
        </w:rPr>
        <w:t xml:space="preserve"> which induces protein coagulation and necrosis</w:t>
      </w:r>
      <w:r w:rsidR="00B534B4">
        <w:rPr>
          <w:rFonts w:ascii="Times New Roman" w:hAnsi="Times New Roman" w:cs="Times New Roman"/>
        </w:rPr>
        <w:t xml:space="preserve"> </w:t>
      </w:r>
      <w:r w:rsidR="001A2C11">
        <w:rPr>
          <w:rFonts w:ascii="Times New Roman" w:hAnsi="Times New Roman" w:cs="Times New Roman"/>
        </w:rPr>
        <w:t xml:space="preserve">(i.e. cell death) </w:t>
      </w:r>
      <w:r w:rsidR="00B534B4">
        <w:rPr>
          <w:rFonts w:ascii="Times New Roman" w:hAnsi="Times New Roman" w:cs="Times New Roman"/>
        </w:rPr>
        <w:t>in a region the size of a large grain of rice</w:t>
      </w:r>
      <w:r w:rsidR="00F0689E">
        <w:rPr>
          <w:rFonts w:ascii="Times New Roman" w:hAnsi="Times New Roman" w:cs="Times New Roman"/>
        </w:rPr>
        <w:t xml:space="preserve"> </w:t>
      </w:r>
      <w:r w:rsidR="003B7F12">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{"citationID":"xSGSftjn","properties":{"formattedCitation":"[20,21]","plainCitation":"[20,21]","noteIndex":0},"citationItems":[{"id":877,"uris":["http://zotero.org/users/10429457/items/6R2NDJHT"],"itemData":{"id":877,"type":"article-journal","abstract":"MR-guided focused ultrasound surgery (MRgFUS) is a quickly developing technology with potential applications across a spectrum of indications traditionally within the domain of radiation oncology. Especially for applications where focal treatment is the preferred technique (for example, radiosurgery), MRgFUS has the potential to be a disruptive technology that could shift traditional patterns of care. While currently cleared in the United States for the noninvasive treatment of uterine fibroids and bone metastases, a wide range of clinical trials are currently underway, and the number of publications describing advances in MRgFUS is increasing. However, for MRgFUS to make the transition from a research curiosity to a clinical standard of care, a variety of challenges, technical, financial, clinical, and practical, must be overcome. This installment of the Vision 20/20 series examines the current status of MRgFUS, focusing on the hurdles the technology faces before it can cross over from a research technique to a standard fixture in the clinic. It then reviews current and near-term technical developments which may overcome these hurdles and allow MRgFUS to break through into clinical practice.","container-title":"Medical Physics","DOI":"10.1118/1.4811136","ISSN":"2473-4209","issue":"8","language":"en","note":"_eprint: https://onlinelibrary.wiley.com/doi/pdf/10.1118/1.4811136","page":"080901","source":"Wiley Online Library","title":"MR-guided focused ultrasound surgery, present and future","volume":"40","author":[{"family":"Schlesinger","given":"David"},{"family":"Benedict","given":"Stanley"},{"family":"Diederich","given":"Chris"},{"family":"Gedroyc","given":"Wladyslaw"},{"family":"Klibanov","given":"Alexander"},{"family":"Larner","given":"James"}],"issued":{"date-parts":[["2013"]]}}},{"id":880,"uris":["http://zotero.org/users/10429457/items/FZFIH9TS"],"itemData":{"id":880,"type":"chapter","abstract":"High-intensity focused ultrasound (HIFU) has been recognized to do some damage to the various tissues of the livings. MRI-guided focused ultrasound surgery (MRgFUS) is one of the thermal ablations to make the living tissue be in coagulation under the real-time MR image guidance.","container-title":"Non-surgical Ablation Therapy for Early-stage Breast Cancer","event-place":"Tokyo","ISBN":"978-4-431-54463-0","language":"en","note":"DOI: 10.1007/978-4-431-54463-0_17","page":"173-181","publisher":"Springer Japan","publisher-place":"Tokyo","source":"Springer Link","title":"MRI-Guided Focused Ultrasound Surgery of Breast Cancer","URL":"https://doi.org/10.1007/978-4-431-54463-0_17","author":[{"family":"Furusawa","given":"Hidemi"}],"editor":[{"family":"Kinoshita","given":"Takayuki"}],"accessed":{"date-parts":[["2023",2,13]]},"issued":{"date-parts":[["2016"]]}}}],"schema":"https://github.com/citation-style-language/schema/raw/master/csl-citation.json"} </w:instrText>
      </w:r>
      <w:r w:rsidR="003B7F12">
        <w:rPr>
          <w:rFonts w:ascii="Times New Roman" w:hAnsi="Times New Roman" w:cs="Times New Roman"/>
        </w:rPr>
        <w:fldChar w:fldCharType="separate"/>
      </w:r>
      <w:r w:rsidR="00D90EA5">
        <w:rPr>
          <w:rFonts w:ascii="Times New Roman" w:hAnsi="Times New Roman" w:cs="Times New Roman"/>
          <w:noProof/>
        </w:rPr>
        <w:t>[20,21]</w:t>
      </w:r>
      <w:r w:rsidR="003B7F12">
        <w:rPr>
          <w:rFonts w:ascii="Times New Roman" w:hAnsi="Times New Roman" w:cs="Times New Roman"/>
        </w:rPr>
        <w:fldChar w:fldCharType="end"/>
      </w:r>
      <w:r w:rsidR="00B534B4" w:rsidRPr="00B534B4">
        <w:rPr>
          <w:rFonts w:ascii="Times New Roman" w:hAnsi="Times New Roman" w:cs="Times New Roman"/>
        </w:rPr>
        <w:t xml:space="preserve">. By moving the transducer or steering the </w:t>
      </w:r>
      <w:r w:rsidR="00B534B4">
        <w:rPr>
          <w:rFonts w:ascii="Times New Roman" w:hAnsi="Times New Roman" w:cs="Times New Roman"/>
        </w:rPr>
        <w:t>ultrasound beam electronically</w:t>
      </w:r>
      <w:r w:rsidR="00B534B4" w:rsidRPr="00B534B4">
        <w:rPr>
          <w:rFonts w:ascii="Times New Roman" w:hAnsi="Times New Roman" w:cs="Times New Roman"/>
        </w:rPr>
        <w:t xml:space="preserve">, the entire tumor can be treated while minimizing damage to healthy tissues.  </w:t>
      </w:r>
      <w:r w:rsidR="003F34D5">
        <w:rPr>
          <w:rFonts w:ascii="Times New Roman" w:hAnsi="Times New Roman" w:cs="Times New Roman"/>
        </w:rPr>
        <w:t xml:space="preserve">To </w:t>
      </w:r>
      <w:r w:rsidR="003E4773">
        <w:rPr>
          <w:rFonts w:ascii="Times New Roman" w:hAnsi="Times New Roman" w:cs="Times New Roman"/>
        </w:rPr>
        <w:t>enable monitoring of</w:t>
      </w:r>
      <w:r w:rsidR="003F34D5">
        <w:rPr>
          <w:rFonts w:ascii="Times New Roman" w:hAnsi="Times New Roman" w:cs="Times New Roman"/>
        </w:rPr>
        <w:t xml:space="preserve"> the treatment, the focused ultrasound treatment is performed inside a magnetic resonance imaging (MRI) scanner.  This magnetic resonance-guidance allows the performing clinician to observe the patient anatomy as well as the temperature changes being </w:t>
      </w:r>
      <w:r w:rsidR="000D082F">
        <w:rPr>
          <w:rFonts w:ascii="Times New Roman" w:hAnsi="Times New Roman" w:cs="Times New Roman"/>
        </w:rPr>
        <w:t>caused</w:t>
      </w:r>
      <w:r w:rsidR="003F34D5">
        <w:rPr>
          <w:rFonts w:ascii="Times New Roman" w:hAnsi="Times New Roman" w:cs="Times New Roman"/>
        </w:rPr>
        <w:t xml:space="preserve"> by the </w:t>
      </w:r>
      <w:r w:rsidR="00DA59FC">
        <w:rPr>
          <w:rFonts w:ascii="Times New Roman" w:hAnsi="Times New Roman" w:cs="Times New Roman"/>
        </w:rPr>
        <w:t xml:space="preserve">focused </w:t>
      </w:r>
      <w:r w:rsidR="003F34D5">
        <w:rPr>
          <w:rFonts w:ascii="Times New Roman" w:hAnsi="Times New Roman" w:cs="Times New Roman"/>
        </w:rPr>
        <w:t>ultrasound in real-time</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AwsKFdN9","properties":{"unsorted":true,"formattedCitation":"[22\\uc0\\u8211{}24]","plainCitation":"[22–24]","noteIndex":0},"citationItems":[{"id":881,"uris":["http://zotero.org/users/10429457/items/4AHVMGBC"],"itemData":{"id":881,"type":"article-journal","abstract":"In the past two decades, high-intensity focused ultrasound (HIFU) in combination with diagnostic ultrasound (USgFUS) or magnetic resonance imaging (MRgFUS) opened new ways of therapeutic access to a multitude of pathologic conditions. The therapeutic potential of HIFU lies in the fact that it enables the localized deposition of high-energy doses deep within the human body without harming the surrounding tissue. The addition of diagnostic ultrasound or in particular MRI with HIFU allows for planning, control and direct monitoring of the treatment process. The clinical and preclinical applications of HIFU range from the thermal treatment of benign and malign lesions, targeted drug delivery, to the treatment of thrombi (sonothrombolysis). Especially the therapy of prostate cancer under US-guidance and the ablation of benign uterine fibroids under MRI monitoring are now therapy options available to a larger number of patients. The main challenges for an abdominal application of HIFU are posed by partial or full occlusion of the target site by bones or air filled structures (e.g. colon), as well as organ motion. In non-trivial cases, the implementation of computer based modeling, simulation and optimization is desirable. This article describes the principles of HIFU, ultrasound and MRI therapy guidance, therapy planning and simulation, and gives an overview of the current and potential future applications.\nZusammenfassung\nHochenergetischer fokussierter Ultraschall (HIFU) appliziert unter US-diagnostischer (USgFUS) oder Magnetresonanz-tomographischer (MRgFUS) Kontrolle hat in den letzen 20 Jahren neuartige therapeutische Ansätze für eine Vielzahl von Erkrankungen geschaffen. Das therapeutische Potential von HIFU besteht darin, dass hohe Mengen Energie sehr lokalisiert in der Tiefe des menschlichen Körpers appliziert werden können ohne dabei die umgebenden Strukturen zu schädigen. Die Kombination mit der Ultraschall- und insbesondere der MR-Bildgebung erlaubt die Planung, Kontrolle und das direkte Monitoring des Behandlungsfortschritts. Die Anwendungen von HIFU reichen von der thermischen Behandlung benigner und maligner Läsionen über die gezielte Verabreichung von Medikamenten (targeted drug delivery) bis hin zur Behandlung von Thrombosen (Sonothrombolyse). So stehen nun mit der Therapie des Prostatakarzinoms unter US-Kontrolle und der Ablation von Uterusmyomen unter MRT-Kontrolle zwei HIFU-Therapiemodalitäten einer größeren Patientenzahl zur Verfügung. Eine große Herausforderung bleibt die Therapie abdomineller Organe die sich einerseits bewegen und andererseits durch Knochen oder luftgefüllte Strukturen, wie den Darm, partiell oder total verdeckt werden. Für solche Fälle wird die Kombination mit anderen bildgebenden Verfahren und Computerunterstützung zur Modellierung, Simulation und Optimierung in der Planung und Durchführung der HIFU-Behandlung untersucht. Der Artikel beschreibt die Grundlagen von HIFU, die Therapieüberwachung mit diagnostischem Ultraschall und MRT, die Therapieplanung und die Simulation. Zudem wird ein Überblick der aktuellen und in Zukunft möglichen Anwendungen gegeben.","collection-title":"Schwerpunkt: Multimodale Bildgebung und Therapie","container-title":"Zeitschrift für Medizinische Physik","DOI":"10.1016/j.zemedi.2012.07.001","ISSN":"0939-3889","issue":"4","journalAbbreviation":"Zeitschrift für Medizinische Physik","language":"en","page":"311-322","source":"ScienceDirect","title":"High-intensity focused ultrasound: Principles, therapy guidance, simulations and applications","title-short":"High-intensity focused ultrasound","volume":"22","author":[{"family":"Jenne","given":"Jürgen W."},{"family":"Preusser","given":"Tobias"},{"family":"Günther","given":"Matthias"}],"issued":{"date-parts":[["2012",12,1]]}}},{"id":874,"uris":["http://zotero.org/users/10429457/items/GTDG6SAT"],"itemData":{"id":874,"type":"article-journal","abstract":"It has been well known for decades that high intensity focused ultrasound (HIFU) generates heat in tissues resulting in coagulative necrosis. Implementation, however, has been slow, due to difficulties with finding an appropriate imaging modality that could not only guide treatment, but also provide real-time thermal feedback. These problems have been overcome with the newest magnetic resonance-guided high intensity focused ultrasound systems (MRgHIFU). With its superior spatial resolution enabling accurate image guidance coupled with its ability to provide real-time thermography during treatments, MRI is moving further into the realm of therapeutics for oncologic patient care. This article will discuss the implementation of an MR-guided HIFU system, current clinical indications and touch on future directions.","container-title":"Journal of Medical Imaging and Radiation Oncology","DOI":"10.1111/1754-9485.12085","ISSN":"1754-9485","issue":"4","language":"en","note":"_eprint: https://onlinelibrary.wiley.com/doi/pdf/10.1111/1754-9485.12085","page":"391-399","source":"Wiley Online Library","title":"Clinical applications for magnetic resonance guided high intensity focused ultrasound (MRgHIFU): Present and future","title-short":"Clinical applications for magnetic resonance guided high intensity focused ultrasound (MRgHIFU)","volume":"57","author":[{"family":"Ellis","given":"Samantha"},{"family":"Rieke","given":"Viola"},{"family":"Kohi","given":"Maureen"},{"family":"Westphalen","given":"Antonio C"}],"issued":{"date-parts":[["2013"]]}}},{"id":886,"uris":["http://zotero.org/users/10429457/items/KWU8BSXG"],"itemData":{"id":886,"type":"article-journal","abstract":"Magnetic resonance-guided focused ultrasound (MRgFUS) is a completely non-invasive technology that has been approved by FDA to treat several diseases. This report, prepared by the American Association of Physicist in Medicine (AAPM) Task Group 241, provides background on MRgFUS technology with a focus on clinical body MRgFUS systems. The report addresses the issues of interest to the medical physics community, specific to the body MRgFUS system configuration, and provides recommendations on how to successfully implement and maintain a clinical MRgFUS program. The following sections describe the key features of typical MRgFUS systems and clinical workflow and provide key points and best practices for the medical physicist. Commonly used terms, metrics and physics are defined and sources of uncertainty that affect MRgFUS procedures are described. Finally, safety and quality assurance procedures are explained, the recommended role of the medical physicist in MRgFUS procedures is described, and regulatory requirements for planning clinical trials are detailed. Although this report is limited in scope to clinical body MRgFUS systems that are approved or currently undergoing clinical trials in the United States, much of the material presented is also applicable to systems designed for other applications.","container-title":"Medical Physics","DOI":"10.1002/mp.15076","ISSN":"2473-4209","issue":"9","language":"en","note":"_eprint: https://onlinelibrary.wiley.com/doi/pdf/10.1002/mp.15076","page":"e772-e806","source":"Wiley Online Library","title":"AAPM Task Group 241: A medical physicist’s guide to MRI-guided focused ultrasound body systems","title-short":"AAPM Task Group 241","volume":"48","author":[{"family":"Payne","given":"Allison"},{"family":"Chopra","given":"Rajiv"},{"family":"Ellens","given":"Nicholas"},{"family":"Chen","given":"Lili"},{"family":"Ghanouni","given":"Pejman"},{"family":"Sammet","given":"Steffen"},{"family":"Diederich","given":"Chris"},{"family":"Haar","given":"Gail","non-dropping-particle":"ter"},{"family":"Parker","given":"Dennis"},{"family":"Moonen","given":"Chrit"},{"family":"Stafford","given":"Jason"},{"family":"Moros","given":"Eduardo"},{"family":"Schlesinger","given":"David"},{"family":"Benedict","given":"Stanley"},{"family":"Wear","given":"Keith"},{"family":"Partanen","given":"Ari"},{"family":"Farahani","given":"Keyvan"}],"issued":{"date-parts":[["2021"]]}}}],"schema":"https://github.com/citation-style-language/schema/raw/master/csl-citation.json"} </w:instrText>
      </w:r>
      <w:r w:rsidR="00F0689E">
        <w:rPr>
          <w:rFonts w:ascii="Times New Roman" w:hAnsi="Times New Roman" w:cs="Times New Roman"/>
        </w:rPr>
        <w:fldChar w:fldCharType="separate"/>
      </w:r>
      <w:r w:rsidR="00D90EA5" w:rsidRPr="00D90EA5">
        <w:rPr>
          <w:rFonts w:ascii="Times New Roman" w:hAnsi="Times New Roman" w:cs="Times New Roman"/>
        </w:rPr>
        <w:t>[22–24]</w:t>
      </w:r>
      <w:r w:rsidR="00F0689E">
        <w:rPr>
          <w:rFonts w:ascii="Times New Roman" w:hAnsi="Times New Roman" w:cs="Times New Roman"/>
        </w:rPr>
        <w:fldChar w:fldCharType="end"/>
      </w:r>
      <w:r w:rsidR="003F34D5">
        <w:rPr>
          <w:rFonts w:ascii="Times New Roman" w:hAnsi="Times New Roman" w:cs="Times New Roman"/>
        </w:rPr>
        <w:t>.</w:t>
      </w:r>
      <w:r w:rsidR="001E1CE2">
        <w:rPr>
          <w:rFonts w:ascii="Times New Roman" w:hAnsi="Times New Roman" w:cs="Times New Roman"/>
        </w:rPr>
        <w:t xml:space="preserve">  </w:t>
      </w:r>
    </w:p>
    <w:p w14:paraId="2425443D" w14:textId="31A5D34B" w:rsidR="00B534B4" w:rsidRDefault="00B534B4" w:rsidP="00B46830">
      <w:pPr>
        <w:spacing w:after="120"/>
        <w:rPr>
          <w:rFonts w:ascii="Times New Roman" w:hAnsi="Times New Roman" w:cs="Times New Roman"/>
        </w:rPr>
      </w:pPr>
      <w:r w:rsidRPr="00B534B4">
        <w:rPr>
          <w:rFonts w:ascii="Times New Roman" w:hAnsi="Times New Roman" w:cs="Times New Roman"/>
        </w:rPr>
        <w:t xml:space="preserve">Focused ultrasound’s ability to non-invasively generate precise necrosis in deep tissues, with little </w:t>
      </w:r>
      <w:r w:rsidR="007A326D">
        <w:rPr>
          <w:rFonts w:ascii="Times New Roman" w:hAnsi="Times New Roman" w:cs="Times New Roman"/>
        </w:rPr>
        <w:t>impact</w:t>
      </w:r>
      <w:r w:rsidRPr="00B534B4">
        <w:rPr>
          <w:rFonts w:ascii="Times New Roman" w:hAnsi="Times New Roman" w:cs="Times New Roman"/>
        </w:rPr>
        <w:t xml:space="preserve"> on the surrounding structures, is unique.</w:t>
      </w:r>
      <w:r w:rsidR="003F34D5">
        <w:rPr>
          <w:rFonts w:ascii="Times New Roman" w:hAnsi="Times New Roman" w:cs="Times New Roman"/>
        </w:rPr>
        <w:t xml:space="preserve">  </w:t>
      </w:r>
      <w:r w:rsidR="00D90EA5">
        <w:rPr>
          <w:rFonts w:ascii="Times New Roman" w:hAnsi="Times New Roman" w:cs="Times New Roman"/>
        </w:rPr>
        <w:t>The severe side effects of</w:t>
      </w:r>
      <w:r w:rsidR="00802329">
        <w:rPr>
          <w:rFonts w:ascii="Times New Roman" w:hAnsi="Times New Roman" w:cs="Times New Roman"/>
        </w:rPr>
        <w:t xml:space="preserve"> chemo</w:t>
      </w:r>
      <w:r w:rsidR="00D90EA5">
        <w:rPr>
          <w:rFonts w:ascii="Times New Roman" w:hAnsi="Times New Roman" w:cs="Times New Roman"/>
        </w:rPr>
        <w:t>- and</w:t>
      </w:r>
      <w:r w:rsidR="00802329">
        <w:rPr>
          <w:rFonts w:ascii="Times New Roman" w:hAnsi="Times New Roman" w:cs="Times New Roman"/>
        </w:rPr>
        <w:t xml:space="preserve"> radiation therapy are not present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therapies.  </w:t>
      </w:r>
      <w:proofErr w:type="spellStart"/>
      <w:r w:rsidR="007A326D">
        <w:rPr>
          <w:rFonts w:ascii="Times New Roman" w:hAnsi="Times New Roman" w:cs="Times New Roman"/>
        </w:rPr>
        <w:t>MRgFUS</w:t>
      </w:r>
      <w:proofErr w:type="spellEnd"/>
      <w:r w:rsidR="007A326D">
        <w:rPr>
          <w:rFonts w:ascii="Times New Roman" w:hAnsi="Times New Roman" w:cs="Times New Roman"/>
        </w:rPr>
        <w:t xml:space="preserve"> has no cumulative dose effects and can be repeated if necessary.  </w:t>
      </w:r>
      <w:r w:rsidR="00802329">
        <w:rPr>
          <w:rFonts w:ascii="Times New Roman" w:hAnsi="Times New Roman" w:cs="Times New Roman"/>
        </w:rPr>
        <w:t xml:space="preserve">The pain and recovery times for </w:t>
      </w:r>
      <w:r w:rsidR="003E4773">
        <w:rPr>
          <w:rFonts w:ascii="Times New Roman" w:hAnsi="Times New Roman" w:cs="Times New Roman"/>
        </w:rPr>
        <w:t xml:space="preserve">conventional </w:t>
      </w:r>
      <w:r w:rsidR="00802329">
        <w:rPr>
          <w:rFonts w:ascii="Times New Roman" w:hAnsi="Times New Roman" w:cs="Times New Roman"/>
        </w:rPr>
        <w:t>surgery can last months</w:t>
      </w:r>
      <w:r w:rsidR="007A326D">
        <w:rPr>
          <w:rFonts w:ascii="Times New Roman" w:hAnsi="Times New Roman" w:cs="Times New Roman"/>
        </w:rPr>
        <w:t>,</w:t>
      </w:r>
      <w:r w:rsidR="00802329">
        <w:rPr>
          <w:rFonts w:ascii="Times New Roman" w:hAnsi="Times New Roman" w:cs="Times New Roman"/>
        </w:rPr>
        <w:t xml:space="preserve"> while patients treated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can return to regular life within a few days.  </w:t>
      </w:r>
      <w:r w:rsidR="00D90EA5">
        <w:rPr>
          <w:rFonts w:ascii="Times New Roman" w:hAnsi="Times New Roman" w:cs="Times New Roman"/>
        </w:rPr>
        <w:t xml:space="preserve">For breast cancer patients, </w:t>
      </w:r>
      <w:proofErr w:type="spellStart"/>
      <w:r w:rsidR="00B451B8">
        <w:rPr>
          <w:rFonts w:ascii="Times New Roman" w:hAnsi="Times New Roman" w:cs="Times New Roman"/>
        </w:rPr>
        <w:t>MRgFUS</w:t>
      </w:r>
      <w:proofErr w:type="spellEnd"/>
      <w:r w:rsidR="00B451B8">
        <w:rPr>
          <w:rFonts w:ascii="Times New Roman" w:hAnsi="Times New Roman" w:cs="Times New Roman"/>
        </w:rPr>
        <w:t xml:space="preserve"> is an especially attractive alternative for </w:t>
      </w:r>
      <w:r w:rsidR="00D90EA5">
        <w:rPr>
          <w:rFonts w:ascii="Times New Roman" w:hAnsi="Times New Roman" w:cs="Times New Roman"/>
        </w:rPr>
        <w:t>those</w:t>
      </w:r>
      <w:r w:rsidR="00B451B8">
        <w:rPr>
          <w:rFonts w:ascii="Times New Roman" w:hAnsi="Times New Roman" w:cs="Times New Roman"/>
        </w:rPr>
        <w:t xml:space="preserve"> who desire breast conserving therapy, since it is completely non-invasive and could significantly improve cosmetic outcomes compared to surgery. </w:t>
      </w:r>
      <w:r w:rsidR="00802329">
        <w:rPr>
          <w:rFonts w:ascii="Times New Roman" w:hAnsi="Times New Roman" w:cs="Times New Roman"/>
        </w:rPr>
        <w:t xml:space="preserve">Over the last two </w:t>
      </w:r>
      <w:r w:rsidR="00802329">
        <w:rPr>
          <w:rFonts w:ascii="Times New Roman" w:hAnsi="Times New Roman" w:cs="Times New Roman"/>
        </w:rPr>
        <w:lastRenderedPageBreak/>
        <w:t>decades, t</w:t>
      </w:r>
      <w:r w:rsidR="003F34D5">
        <w:rPr>
          <w:rFonts w:ascii="Times New Roman" w:hAnsi="Times New Roman" w:cs="Times New Roman"/>
        </w:rPr>
        <w:t xml:space="preserve">he FDA </w:t>
      </w:r>
      <w:r w:rsidR="00802329">
        <w:rPr>
          <w:rFonts w:ascii="Times New Roman" w:hAnsi="Times New Roman" w:cs="Times New Roman"/>
        </w:rPr>
        <w:t xml:space="preserve">has </w:t>
      </w:r>
      <w:r w:rsidR="003F34D5">
        <w:rPr>
          <w:rFonts w:ascii="Times New Roman" w:hAnsi="Times New Roman" w:cs="Times New Roman"/>
        </w:rPr>
        <w:t xml:space="preserve">approved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for the treatment of tremor-dominant Parkinson’s disease</w:t>
      </w:r>
      <w:r w:rsidR="007A326D">
        <w:rPr>
          <w:rFonts w:ascii="Times New Roman" w:hAnsi="Times New Roman" w:cs="Times New Roman"/>
        </w:rPr>
        <w:t xml:space="preserve"> and essential tremor</w:t>
      </w:r>
      <w:r w:rsidR="00802329">
        <w:rPr>
          <w:rFonts w:ascii="Times New Roman" w:hAnsi="Times New Roman" w:cs="Times New Roman"/>
        </w:rPr>
        <w:t>, uterine fibroids, benign and malignant prostate disease, bone metastases and osteoid osteomas</w:t>
      </w:r>
      <w:r w:rsidR="00D90EA5">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WjQT012Q","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F475DA">
        <w:rPr>
          <w:rFonts w:ascii="Times New Roman" w:hAnsi="Times New Roman" w:cs="Times New Roman"/>
          <w:noProof/>
        </w:rPr>
        <w:t>[25]</w:t>
      </w:r>
      <w:r w:rsidR="00D90EA5">
        <w:rPr>
          <w:rFonts w:ascii="Times New Roman" w:hAnsi="Times New Roman" w:cs="Times New Roman"/>
        </w:rPr>
        <w:fldChar w:fldCharType="end"/>
      </w:r>
      <w:r w:rsidR="00802329">
        <w:rPr>
          <w:rFonts w:ascii="Times New Roman" w:hAnsi="Times New Roman" w:cs="Times New Roman"/>
        </w:rPr>
        <w:t>. H</w:t>
      </w:r>
      <w:r w:rsidR="003F34D5">
        <w:rPr>
          <w:rFonts w:ascii="Times New Roman" w:hAnsi="Times New Roman" w:cs="Times New Roman"/>
        </w:rPr>
        <w:t xml:space="preserve">undreds of other </w:t>
      </w:r>
      <w:r w:rsidR="00802329">
        <w:rPr>
          <w:rFonts w:ascii="Times New Roman" w:hAnsi="Times New Roman" w:cs="Times New Roman"/>
        </w:rPr>
        <w:t xml:space="preserve">indications are </w:t>
      </w:r>
      <w:r w:rsidR="003F34D5">
        <w:rPr>
          <w:rFonts w:ascii="Times New Roman" w:hAnsi="Times New Roman" w:cs="Times New Roman"/>
        </w:rPr>
        <w:t xml:space="preserve">currently under </w:t>
      </w:r>
      <w:r w:rsidR="00AA39C9">
        <w:rPr>
          <w:rFonts w:ascii="Times New Roman" w:hAnsi="Times New Roman" w:cs="Times New Roman"/>
        </w:rPr>
        <w:t>investigation</w:t>
      </w:r>
      <w:r w:rsidR="00802329">
        <w:rPr>
          <w:rFonts w:ascii="Times New Roman" w:hAnsi="Times New Roman" w:cs="Times New Roman"/>
        </w:rPr>
        <w:t xml:space="preserve"> at various stages of preclinical and clinical trials</w:t>
      </w:r>
      <w:r w:rsidR="003B7F12">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L69WLQR5","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D90EA5">
        <w:rPr>
          <w:rFonts w:ascii="Times New Roman" w:hAnsi="Times New Roman" w:cs="Times New Roman"/>
          <w:noProof/>
        </w:rPr>
        <w:t>[25]</w:t>
      </w:r>
      <w:r w:rsidR="00D90EA5">
        <w:rPr>
          <w:rFonts w:ascii="Times New Roman" w:hAnsi="Times New Roman" w:cs="Times New Roman"/>
        </w:rPr>
        <w:fldChar w:fldCharType="end"/>
      </w:r>
      <w:r w:rsidR="00AA39C9">
        <w:rPr>
          <w:rFonts w:ascii="Times New Roman" w:hAnsi="Times New Roman" w:cs="Times New Roman"/>
        </w:rPr>
        <w:t>.</w:t>
      </w:r>
    </w:p>
    <w:p w14:paraId="54F87044" w14:textId="5D3CCEB7" w:rsidR="008A651A" w:rsidRDefault="00856CAC" w:rsidP="00B46830">
      <w:pPr>
        <w:pStyle w:val="ListParagraph"/>
        <w:numPr>
          <w:ilvl w:val="0"/>
          <w:numId w:val="23"/>
        </w:numPr>
        <w:spacing w:after="0" w:line="240" w:lineRule="auto"/>
        <w:ind w:left="720"/>
        <w:rPr>
          <w:rFonts w:ascii="Times New Roman" w:hAnsi="Times New Roman" w:cs="Times New Roman"/>
          <w:b/>
          <w:bCs/>
        </w:rPr>
      </w:pPr>
      <w:proofErr w:type="spellStart"/>
      <w:r>
        <w:rPr>
          <w:rFonts w:ascii="Times New Roman" w:hAnsi="Times New Roman" w:cs="Times New Roman"/>
          <w:b/>
          <w:bCs/>
        </w:rPr>
        <w:t>MRgFUS</w:t>
      </w:r>
      <w:proofErr w:type="spellEnd"/>
      <w:r>
        <w:rPr>
          <w:rFonts w:ascii="Times New Roman" w:hAnsi="Times New Roman" w:cs="Times New Roman"/>
          <w:b/>
          <w:bCs/>
        </w:rPr>
        <w:t xml:space="preserve"> t</w:t>
      </w:r>
      <w:r w:rsidR="00AC1ADB">
        <w:rPr>
          <w:rFonts w:ascii="Times New Roman" w:hAnsi="Times New Roman" w:cs="Times New Roman"/>
          <w:b/>
          <w:bCs/>
        </w:rPr>
        <w:t>reatment planning- current approach</w:t>
      </w:r>
    </w:p>
    <w:p w14:paraId="58B2DB42" w14:textId="0CF74672" w:rsidR="004019DD" w:rsidRPr="004019DD" w:rsidRDefault="004019DD" w:rsidP="004019DD">
      <w:pPr>
        <w:spacing w:after="120"/>
        <w:rPr>
          <w:rFonts w:ascii="Times New Roman" w:hAnsi="Times New Roman" w:cs="Times New Roman"/>
        </w:rPr>
      </w:pPr>
      <w:r w:rsidRPr="004019DD">
        <w:rPr>
          <w:rFonts w:ascii="Times New Roman" w:hAnsi="Times New Roman" w:cs="Times New Roman"/>
        </w:rPr>
        <w:t xml:space="preserve">While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promises to destroy tumors with fewer side effects than traditional interventions, many patients experience multi-hour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treatments</w:t>
      </w:r>
      <w:r w:rsidR="0088301C">
        <w:rPr>
          <w:rFonts w:ascii="Times New Roman" w:hAnsi="Times New Roman" w:cs="Times New Roman"/>
        </w:rPr>
        <w:t xml:space="preserve"> [REFS]</w:t>
      </w:r>
      <w:r w:rsidRPr="004019DD">
        <w:rPr>
          <w:rFonts w:ascii="Times New Roman" w:hAnsi="Times New Roman" w:cs="Times New Roman"/>
        </w:rPr>
        <w:t xml:space="preserve">. Long treatment times are not just inconvenient to the patient—they also correlate with adverse effects such as skin burns, incomplete tumor ablations, and unintended damage to surrounding healthy tissue. Reducing the duration of a given treatment improves patient outcomes, reduces the cost of the procedure, and increases the diversity of patients who can benefit from </w:t>
      </w:r>
      <w:proofErr w:type="spellStart"/>
      <w:r w:rsidRPr="004019DD">
        <w:rPr>
          <w:rFonts w:ascii="Times New Roman" w:hAnsi="Times New Roman" w:cs="Times New Roman"/>
        </w:rPr>
        <w:t>MRgFUS</w:t>
      </w:r>
      <w:proofErr w:type="spellEnd"/>
      <w:r w:rsidR="0088301C">
        <w:rPr>
          <w:rFonts w:ascii="Times New Roman" w:hAnsi="Times New Roman" w:cs="Times New Roman"/>
        </w:rPr>
        <w:t xml:space="preserve"> [REFS]</w:t>
      </w:r>
      <w:r w:rsidRPr="004019DD">
        <w:rPr>
          <w:rFonts w:ascii="Times New Roman" w:hAnsi="Times New Roman" w:cs="Times New Roman"/>
        </w:rPr>
        <w:t xml:space="preserve">. </w:t>
      </w:r>
      <w:r w:rsidRPr="0030416D">
        <w:rPr>
          <w:rFonts w:ascii="Times New Roman" w:hAnsi="Times New Roman" w:cs="Times New Roman"/>
          <w:b/>
          <w:bCs/>
        </w:rPr>
        <w:t xml:space="preserve">This proposal seeks to address a major cause of prolonged </w:t>
      </w:r>
      <w:proofErr w:type="spellStart"/>
      <w:r w:rsidRPr="0030416D">
        <w:rPr>
          <w:rFonts w:ascii="Times New Roman" w:hAnsi="Times New Roman" w:cs="Times New Roman"/>
          <w:b/>
          <w:bCs/>
        </w:rPr>
        <w:t>MRgFUS</w:t>
      </w:r>
      <w:proofErr w:type="spellEnd"/>
      <w:r w:rsidRPr="0030416D">
        <w:rPr>
          <w:rFonts w:ascii="Times New Roman" w:hAnsi="Times New Roman" w:cs="Times New Roman"/>
          <w:b/>
          <w:bCs/>
        </w:rPr>
        <w:t xml:space="preserve"> treatment times: limited understanding of patient-specific treatment progression.</w:t>
      </w:r>
      <w:r w:rsidRPr="004019DD">
        <w:rPr>
          <w:rFonts w:ascii="Times New Roman" w:hAnsi="Times New Roman" w:cs="Times New Roman"/>
        </w:rPr>
        <w:t xml:space="preserve"> </w:t>
      </w:r>
    </w:p>
    <w:p w14:paraId="446595BE" w14:textId="00A2265F" w:rsidR="0088301C" w:rsidRDefault="00802CCC" w:rsidP="00802CCC">
      <w:pPr>
        <w:spacing w:after="120"/>
        <w:rPr>
          <w:rFonts w:ascii="Times New Roman" w:hAnsi="Times New Roman" w:cs="Times New Roman"/>
        </w:rPr>
      </w:pPr>
      <w:r>
        <w:rPr>
          <w:rFonts w:ascii="Times New Roman" w:hAnsi="Times New Roman" w:cs="Times New Roman"/>
        </w:rPr>
        <w:t>T</w:t>
      </w:r>
      <w:r w:rsidRPr="00AC1ADB">
        <w:rPr>
          <w:rFonts w:ascii="Times New Roman" w:hAnsi="Times New Roman" w:cs="Times New Roman"/>
        </w:rPr>
        <w:t xml:space="preserve">he surgeon </w:t>
      </w:r>
      <w:r>
        <w:rPr>
          <w:rFonts w:ascii="Times New Roman" w:hAnsi="Times New Roman" w:cs="Times New Roman"/>
        </w:rPr>
        <w:t xml:space="preserve">uses a 48-hour pre-surgical </w:t>
      </w:r>
      <w:r w:rsidR="0088301C">
        <w:rPr>
          <w:rFonts w:ascii="Times New Roman" w:hAnsi="Times New Roman" w:cs="Times New Roman"/>
        </w:rPr>
        <w:t xml:space="preserve">treatment planning </w:t>
      </w:r>
      <w:r>
        <w:rPr>
          <w:rFonts w:ascii="Times New Roman" w:hAnsi="Times New Roman" w:cs="Times New Roman"/>
        </w:rPr>
        <w:t xml:space="preserve">window to make decisions that have critical consequences for the patient. However, in current practice, the surgeon relies almost entirely on previous experience and intuition to make these decisions. When the patient’s anatomy and pathology extend beyond the surgeon’s realm of experience, the treatment becomes suboptimal. </w:t>
      </w:r>
      <w:commentRangeStart w:id="1"/>
      <w:r>
        <w:rPr>
          <w:rFonts w:ascii="Times New Roman" w:hAnsi="Times New Roman" w:cs="Times New Roman"/>
        </w:rPr>
        <w:t xml:space="preserve">For </w:t>
      </w:r>
      <w:proofErr w:type="gramStart"/>
      <w:r>
        <w:rPr>
          <w:rFonts w:ascii="Times New Roman" w:hAnsi="Times New Roman" w:cs="Times New Roman"/>
        </w:rPr>
        <w:t>example</w:t>
      </w:r>
      <w:commentRangeEnd w:id="1"/>
      <w:proofErr w:type="gramEnd"/>
      <w:r>
        <w:rPr>
          <w:rStyle w:val="CommentReference"/>
        </w:rPr>
        <w:commentReference w:id="1"/>
      </w:r>
      <w:r>
        <w:rPr>
          <w:rFonts w:ascii="Times New Roman" w:hAnsi="Times New Roman" w:cs="Times New Roman"/>
        </w:rPr>
        <w:t xml:space="preserve">, the position and orientation of the </w:t>
      </w:r>
      <w:proofErr w:type="spellStart"/>
      <w:r>
        <w:rPr>
          <w:rFonts w:ascii="Times New Roman" w:hAnsi="Times New Roman" w:cs="Times New Roman"/>
        </w:rPr>
        <w:t>MRgFUS</w:t>
      </w:r>
      <w:proofErr w:type="spellEnd"/>
      <w:r>
        <w:rPr>
          <w:rFonts w:ascii="Times New Roman" w:hAnsi="Times New Roman" w:cs="Times New Roman"/>
        </w:rPr>
        <w:t xml:space="preserve"> </w:t>
      </w:r>
      <w:r w:rsidR="0088301C">
        <w:rPr>
          <w:rFonts w:ascii="Times New Roman" w:hAnsi="Times New Roman" w:cs="Times New Roman"/>
        </w:rPr>
        <w:t>transducer relative</w:t>
      </w:r>
      <w:r>
        <w:rPr>
          <w:rFonts w:ascii="Times New Roman" w:hAnsi="Times New Roman" w:cs="Times New Roman"/>
        </w:rPr>
        <w:t xml:space="preserve"> to the patient’s anatomy plays a critical role in how quickly the diseased tumor reaches a lethal temperature. Bone, gas pockets, and even large packets of adipose tissue disrupt ultrasound transmission. For a complex tissue such as the breast, it is nearly impossible for a human to predict the complex ultrasound propagation patterns from the dozens to hundreds of possible applicator orientations. A misorientation, however, may introduce burns to the skin or other sensitive, healthy tissues or prevent full ablation of the target, diseased tissue</w:t>
      </w:r>
      <w:r w:rsidR="00AD3FFC">
        <w:rPr>
          <w:rFonts w:ascii="Times New Roman" w:hAnsi="Times New Roman" w:cs="Times New Roman"/>
        </w:rPr>
        <w:t xml:space="preserve"> [Skin </w:t>
      </w:r>
      <w:proofErr w:type="gramStart"/>
      <w:r w:rsidR="00AD3FFC">
        <w:rPr>
          <w:rFonts w:ascii="Times New Roman" w:hAnsi="Times New Roman" w:cs="Times New Roman"/>
        </w:rPr>
        <w:t>burn</w:t>
      </w:r>
      <w:proofErr w:type="gramEnd"/>
      <w:r w:rsidR="00AD3FFC">
        <w:rPr>
          <w:rFonts w:ascii="Times New Roman" w:hAnsi="Times New Roman" w:cs="Times New Roman"/>
        </w:rPr>
        <w:t xml:space="preserve"> refs]</w:t>
      </w:r>
      <w:r>
        <w:rPr>
          <w:rFonts w:ascii="Times New Roman" w:hAnsi="Times New Roman" w:cs="Times New Roman"/>
        </w:rPr>
        <w:t xml:space="preserve">.   </w:t>
      </w:r>
    </w:p>
    <w:p w14:paraId="332D6096" w14:textId="5C8A33AF" w:rsidR="00802CCC" w:rsidRDefault="00802CCC" w:rsidP="00802CCC">
      <w:pPr>
        <w:spacing w:after="120"/>
        <w:rPr>
          <w:rFonts w:ascii="Times New Roman" w:hAnsi="Times New Roman" w:cs="Times New Roman"/>
        </w:rPr>
      </w:pPr>
      <w:r>
        <w:rPr>
          <w:rFonts w:ascii="Times New Roman" w:hAnsi="Times New Roman" w:cs="Times New Roman"/>
        </w:rPr>
        <w:t>A second critical decision is</w:t>
      </w:r>
      <w:r w:rsidR="0088301C">
        <w:rPr>
          <w:rFonts w:ascii="Times New Roman" w:hAnsi="Times New Roman" w:cs="Times New Roman"/>
        </w:rPr>
        <w:t xml:space="preserve"> the determination of the treatment path, including where to start the treatment and how it should progress to fully destroy the tumor.  Excessive time in one orientation can lead to slow but damaging thermal exposures to healthy tissues in the ultrasound beam path.  However, reorienting the transducer or patient takes additional time with no guarantee of improved treatment outcomes.</w:t>
      </w:r>
      <w:r>
        <w:rPr>
          <w:rFonts w:ascii="Times New Roman" w:hAnsi="Times New Roman" w:cs="Times New Roman"/>
        </w:rPr>
        <w:t xml:space="preserve">  </w:t>
      </w:r>
      <w:r w:rsidRPr="00AC1ADB">
        <w:rPr>
          <w:rFonts w:ascii="Times New Roman" w:hAnsi="Times New Roman" w:cs="Times New Roman"/>
        </w:rPr>
        <w:t xml:space="preserve"> </w:t>
      </w:r>
      <w:r>
        <w:rPr>
          <w:rFonts w:ascii="Times New Roman" w:hAnsi="Times New Roman" w:cs="Times New Roman"/>
        </w:rPr>
        <w:t xml:space="preserve">In short, </w:t>
      </w:r>
      <w:r w:rsidRPr="00AC1ADB">
        <w:rPr>
          <w:rFonts w:ascii="Times New Roman" w:hAnsi="Times New Roman" w:cs="Times New Roman"/>
        </w:rPr>
        <w:t>the surgeon must balance the aggressiveness of the treatment and the benefits of destroying the entire tumor against the harms of damaging nearby healthy tissues</w:t>
      </w:r>
      <w:r>
        <w:rPr>
          <w:rFonts w:ascii="Times New Roman" w:hAnsi="Times New Roman" w:cs="Times New Roman"/>
        </w:rPr>
        <w:t xml:space="preserve"> within a complex system with many variables and degrees of freedom. </w:t>
      </w:r>
      <w:r w:rsidR="0088301C" w:rsidRPr="00AC1ADB">
        <w:rPr>
          <w:rFonts w:ascii="Times New Roman" w:hAnsi="Times New Roman" w:cs="Times New Roman"/>
        </w:rPr>
        <w:t>During the treatment planning phase, the surgeon effectively draws on her previous experience and training to mentally simulate the course of the surgery. Regardless of the experience of the surgeon, impromptu changes to the treatment plan are universal and unexpected events almost always prolong the treatment.</w:t>
      </w:r>
    </w:p>
    <w:p w14:paraId="607C2E36" w14:textId="77777777" w:rsidR="00AC1ADB" w:rsidRPr="00AC1ADB" w:rsidRDefault="00AC1ADB" w:rsidP="00AC1ADB">
      <w:pPr>
        <w:spacing w:after="0" w:line="240" w:lineRule="auto"/>
        <w:rPr>
          <w:rFonts w:ascii="Times New Roman" w:hAnsi="Times New Roman" w:cs="Times New Roman"/>
          <w:b/>
          <w:bCs/>
        </w:rPr>
      </w:pPr>
    </w:p>
    <w:p w14:paraId="78EAAE8F" w14:textId="76FE2459" w:rsidR="00AC1ADB" w:rsidRDefault="00AC1ADB"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 xml:space="preserve">Model-based treatment planning- </w:t>
      </w:r>
      <w:r w:rsidR="00802CCC">
        <w:rPr>
          <w:rFonts w:ascii="Times New Roman" w:hAnsi="Times New Roman" w:cs="Times New Roman"/>
          <w:b/>
          <w:bCs/>
        </w:rPr>
        <w:t xml:space="preserve">a </w:t>
      </w:r>
      <w:r>
        <w:rPr>
          <w:rFonts w:ascii="Times New Roman" w:hAnsi="Times New Roman" w:cs="Times New Roman"/>
          <w:b/>
          <w:bCs/>
        </w:rPr>
        <w:t xml:space="preserve">potential </w:t>
      </w:r>
      <w:r w:rsidR="00802CCC">
        <w:rPr>
          <w:rFonts w:ascii="Times New Roman" w:hAnsi="Times New Roman" w:cs="Times New Roman"/>
          <w:b/>
          <w:bCs/>
        </w:rPr>
        <w:t>solution with</w:t>
      </w:r>
      <w:r>
        <w:rPr>
          <w:rFonts w:ascii="Times New Roman" w:hAnsi="Times New Roman" w:cs="Times New Roman"/>
          <w:b/>
          <w:bCs/>
        </w:rPr>
        <w:t xml:space="preserve"> challenges</w:t>
      </w:r>
    </w:p>
    <w:p w14:paraId="49B616C4" w14:textId="46331FEA" w:rsidR="00AC1ADB" w:rsidRPr="00AC1ADB" w:rsidRDefault="00AC1ADB" w:rsidP="00AC1ADB">
      <w:pPr>
        <w:spacing w:after="120"/>
        <w:rPr>
          <w:rFonts w:ascii="Times New Roman" w:hAnsi="Times New Roman" w:cs="Times New Roman"/>
        </w:rPr>
      </w:pPr>
      <w:r w:rsidRPr="00AC1ADB">
        <w:rPr>
          <w:rFonts w:ascii="Times New Roman" w:hAnsi="Times New Roman" w:cs="Times New Roman"/>
        </w:rPr>
        <w:t xml:space="preserve">As an alternative to this clinician-centric approach, model-based treatment planning would use computational models of acoustic, temperature, and tissue-damage distributions to guide patient treatments.  It </w:t>
      </w:r>
      <w:r w:rsidR="00802CCC">
        <w:rPr>
          <w:rFonts w:ascii="Times New Roman" w:hAnsi="Times New Roman" w:cs="Times New Roman"/>
        </w:rPr>
        <w:t>w</w:t>
      </w:r>
      <w:r w:rsidRPr="00AC1ADB">
        <w:rPr>
          <w:rFonts w:ascii="Times New Roman" w:hAnsi="Times New Roman" w:cs="Times New Roman"/>
        </w:rPr>
        <w:t xml:space="preserve">ould include optimization of the treatment path, </w:t>
      </w:r>
      <w:r w:rsidR="00B06775">
        <w:rPr>
          <w:rFonts w:ascii="Times New Roman" w:hAnsi="Times New Roman" w:cs="Times New Roman"/>
        </w:rPr>
        <w:t>heating</w:t>
      </w:r>
      <w:r w:rsidRPr="00AC1ADB">
        <w:rPr>
          <w:rFonts w:ascii="Times New Roman" w:hAnsi="Times New Roman" w:cs="Times New Roman"/>
        </w:rPr>
        <w:t xml:space="preserve"> duration and power-levels that will most effectively ablate the target tumor while sparing healthy tissues.  Given the </w:t>
      </w:r>
      <w:r w:rsidR="003E4773" w:rsidRPr="00AC1ADB">
        <w:rPr>
          <w:rFonts w:ascii="Times New Roman" w:hAnsi="Times New Roman" w:cs="Times New Roman"/>
        </w:rPr>
        <w:t>24</w:t>
      </w:r>
      <w:r w:rsidR="003E4773">
        <w:rPr>
          <w:rFonts w:ascii="Times New Roman" w:hAnsi="Times New Roman" w:cs="Times New Roman"/>
        </w:rPr>
        <w:t>-to-</w:t>
      </w:r>
      <w:r w:rsidR="003E4773" w:rsidRPr="00AC1ADB">
        <w:rPr>
          <w:rFonts w:ascii="Times New Roman" w:hAnsi="Times New Roman" w:cs="Times New Roman"/>
        </w:rPr>
        <w:t xml:space="preserve">48-hour </w:t>
      </w:r>
      <w:r w:rsidRPr="00AC1ADB">
        <w:rPr>
          <w:rFonts w:ascii="Times New Roman" w:hAnsi="Times New Roman" w:cs="Times New Roman"/>
        </w:rPr>
        <w:t xml:space="preserve">treatment planning window, the thousands of computational scenarios necessary for treatment optimization would require extensive computational resources and/or necessitate </w:t>
      </w:r>
      <w:proofErr w:type="gramStart"/>
      <w:r w:rsidRPr="00AC1ADB">
        <w:rPr>
          <w:rFonts w:ascii="Times New Roman" w:hAnsi="Times New Roman" w:cs="Times New Roman"/>
        </w:rPr>
        <w:t>that simulations</w:t>
      </w:r>
      <w:proofErr w:type="gramEnd"/>
      <w:r w:rsidRPr="00AC1ADB">
        <w:rPr>
          <w:rFonts w:ascii="Times New Roman" w:hAnsi="Times New Roman" w:cs="Times New Roman"/>
        </w:rPr>
        <w:t xml:space="preserve"> be completed in seconds to minutes.  High fidelity full-physics simulations of the acoustic, thermal, and tissue-damage fields in heterogeneous tissues are not likely to be executable in such time frames.  </w:t>
      </w:r>
    </w:p>
    <w:p w14:paraId="1ECF99CB" w14:textId="77777777" w:rsidR="00AC1ADB" w:rsidRPr="00AC1ADB" w:rsidRDefault="00AC1ADB" w:rsidP="00AC1ADB">
      <w:pPr>
        <w:spacing w:after="0" w:line="240" w:lineRule="auto"/>
        <w:rPr>
          <w:rFonts w:ascii="Times New Roman" w:hAnsi="Times New Roman" w:cs="Times New Roman"/>
          <w:b/>
          <w:bCs/>
        </w:rPr>
      </w:pPr>
    </w:p>
    <w:p w14:paraId="38FAD2A2" w14:textId="0A01264E" w:rsidR="008A651A" w:rsidRDefault="008A651A"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Hypothes</w:t>
      </w:r>
      <w:r w:rsidR="00AC1ADB">
        <w:rPr>
          <w:rFonts w:ascii="Times New Roman" w:hAnsi="Times New Roman" w:cs="Times New Roman"/>
          <w:b/>
          <w:bCs/>
        </w:rPr>
        <w:t>i</w:t>
      </w:r>
      <w:r>
        <w:rPr>
          <w:rFonts w:ascii="Times New Roman" w:hAnsi="Times New Roman" w:cs="Times New Roman"/>
          <w:b/>
          <w:bCs/>
        </w:rPr>
        <w:t>s</w:t>
      </w:r>
    </w:p>
    <w:p w14:paraId="4BABF2A1" w14:textId="5E219AB5" w:rsidR="008A651A" w:rsidRPr="00AC1ADB" w:rsidRDefault="00AC1ADB" w:rsidP="00AC1ADB">
      <w:pPr>
        <w:spacing w:after="0" w:line="240" w:lineRule="auto"/>
        <w:rPr>
          <w:rFonts w:ascii="Times New Roman" w:hAnsi="Times New Roman" w:cs="Times New Roman"/>
          <w:b/>
          <w:bCs/>
        </w:rPr>
      </w:pPr>
      <w:r w:rsidRPr="00AC1ADB">
        <w:rPr>
          <w:rFonts w:ascii="Times New Roman" w:hAnsi="Times New Roman" w:cs="Times New Roman"/>
        </w:rPr>
        <w:lastRenderedPageBreak/>
        <w:t>Our team hypothesizes that model-based treatment planning can improve pre-surgical decision making by augmenting the extent and relevance of presurgical simulations. These models would predict and</w:t>
      </w:r>
      <w:r w:rsidR="00F766AF">
        <w:rPr>
          <w:rFonts w:ascii="Times New Roman" w:hAnsi="Times New Roman" w:cs="Times New Roman"/>
        </w:rPr>
        <w:t>,</w:t>
      </w:r>
      <w:r w:rsidRPr="00AC1ADB">
        <w:rPr>
          <w:rFonts w:ascii="Times New Roman" w:hAnsi="Times New Roman" w:cs="Times New Roman"/>
        </w:rPr>
        <w:t xml:space="preserve"> in turn</w:t>
      </w:r>
      <w:r w:rsidR="00F766AF">
        <w:rPr>
          <w:rFonts w:ascii="Times New Roman" w:hAnsi="Times New Roman" w:cs="Times New Roman"/>
        </w:rPr>
        <w:t>,</w:t>
      </w:r>
      <w:r w:rsidRPr="00AC1ADB">
        <w:rPr>
          <w:rFonts w:ascii="Times New Roman" w:hAnsi="Times New Roman" w:cs="Times New Roman"/>
        </w:rPr>
        <w:t xml:space="preserve"> avoid problems that would otherwise extend the course of treatment. We seek to test this hypothesis by building a </w:t>
      </w:r>
      <w:proofErr w:type="spellStart"/>
      <w:r w:rsidRPr="00AC1ADB">
        <w:rPr>
          <w:rFonts w:ascii="Times New Roman" w:hAnsi="Times New Roman" w:cs="Times New Roman"/>
        </w:rPr>
        <w:t>MRgFUS</w:t>
      </w:r>
      <w:proofErr w:type="spellEnd"/>
      <w:r w:rsidRPr="00AC1ADB">
        <w:rPr>
          <w:rFonts w:ascii="Times New Roman" w:hAnsi="Times New Roman" w:cs="Times New Roman"/>
        </w:rPr>
        <w:t xml:space="preserve"> simulation framework that can be executed by a member of the surgical team within a realistic time frame and with realistic accuracy.</w:t>
      </w:r>
    </w:p>
    <w:p w14:paraId="790172B5" w14:textId="7350EDD4" w:rsidR="008A651A" w:rsidRDefault="008A651A"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Methodology</w:t>
      </w:r>
    </w:p>
    <w:p w14:paraId="02C0DE5F" w14:textId="57C42015" w:rsidR="008A651A" w:rsidRPr="00AC1ADB" w:rsidRDefault="00581CB9" w:rsidP="008A651A">
      <w:pPr>
        <w:spacing w:after="0" w:line="240" w:lineRule="auto"/>
        <w:rPr>
          <w:rFonts w:ascii="Times New Roman" w:hAnsi="Times New Roman" w:cs="Times New Roman"/>
        </w:rPr>
      </w:pPr>
      <w:r>
        <w:rPr>
          <w:rFonts w:ascii="Times New Roman" w:hAnsi="Times New Roman" w:cs="Times New Roman"/>
        </w:rPr>
        <w:t>An initial investigation of the</w:t>
      </w:r>
      <w:r w:rsidR="00AC1ADB">
        <w:rPr>
          <w:rFonts w:ascii="Times New Roman" w:hAnsi="Times New Roman" w:cs="Times New Roman"/>
        </w:rPr>
        <w:t xml:space="preserve"> study hypothesis presented above will be </w:t>
      </w:r>
      <w:r>
        <w:rPr>
          <w:rFonts w:ascii="Times New Roman" w:hAnsi="Times New Roman" w:cs="Times New Roman"/>
        </w:rPr>
        <w:t>performed</w:t>
      </w:r>
      <w:r w:rsidR="00AC1ADB">
        <w:rPr>
          <w:rFonts w:ascii="Times New Roman" w:hAnsi="Times New Roman" w:cs="Times New Roman"/>
        </w:rPr>
        <w:t xml:space="preserve"> in three specific aims </w:t>
      </w:r>
      <w:r w:rsidR="00802CCC">
        <w:rPr>
          <w:rFonts w:ascii="Times New Roman" w:hAnsi="Times New Roman" w:cs="Times New Roman"/>
        </w:rPr>
        <w:t>to 1) improve</w:t>
      </w:r>
      <w:r w:rsidR="00AC1ADB">
        <w:rPr>
          <w:rFonts w:ascii="Times New Roman" w:hAnsi="Times New Roman" w:cs="Times New Roman"/>
        </w:rPr>
        <w:t xml:space="preserve"> modeling accuracy for </w:t>
      </w:r>
      <w:proofErr w:type="spellStart"/>
      <w:r w:rsidR="00AC1ADB">
        <w:rPr>
          <w:rFonts w:ascii="Times New Roman" w:hAnsi="Times New Roman" w:cs="Times New Roman"/>
        </w:rPr>
        <w:t>MRgFUS</w:t>
      </w:r>
      <w:proofErr w:type="spellEnd"/>
      <w:r w:rsidR="00AC1ADB">
        <w:rPr>
          <w:rFonts w:ascii="Times New Roman" w:hAnsi="Times New Roman" w:cs="Times New Roman"/>
        </w:rPr>
        <w:t xml:space="preserve"> treatments, </w:t>
      </w:r>
      <w:r w:rsidR="00802CCC">
        <w:rPr>
          <w:rFonts w:ascii="Times New Roman" w:hAnsi="Times New Roman" w:cs="Times New Roman"/>
        </w:rPr>
        <w:t>2) reduce</w:t>
      </w:r>
      <w:r w:rsidR="00AC1ADB">
        <w:rPr>
          <w:rFonts w:ascii="Times New Roman" w:hAnsi="Times New Roman" w:cs="Times New Roman"/>
        </w:rPr>
        <w:t xml:space="preserve"> the computational time and cost of those models, and </w:t>
      </w:r>
      <w:r w:rsidR="00802CCC">
        <w:rPr>
          <w:rFonts w:ascii="Times New Roman" w:hAnsi="Times New Roman" w:cs="Times New Roman"/>
        </w:rPr>
        <w:t xml:space="preserve">3) </w:t>
      </w:r>
      <w:r w:rsidR="00AC1ADB">
        <w:rPr>
          <w:rFonts w:ascii="Times New Roman" w:hAnsi="Times New Roman" w:cs="Times New Roman"/>
        </w:rPr>
        <w:t>assess the appropriate product-market fit for our proposed</w:t>
      </w:r>
      <w:r w:rsidR="004B44AF">
        <w:rPr>
          <w:rFonts w:ascii="Times New Roman" w:hAnsi="Times New Roman" w:cs="Times New Roman"/>
        </w:rPr>
        <w:t xml:space="preserve"> treatment planning</w:t>
      </w:r>
      <w:r w:rsidR="00AC1ADB">
        <w:rPr>
          <w:rFonts w:ascii="Times New Roman" w:hAnsi="Times New Roman" w:cs="Times New Roman"/>
        </w:rPr>
        <w:t xml:space="preserve"> platform</w:t>
      </w:r>
      <w:r w:rsidR="00802CCC">
        <w:rPr>
          <w:rFonts w:ascii="Times New Roman" w:hAnsi="Times New Roman" w:cs="Times New Roman"/>
        </w:rPr>
        <w:t xml:space="preserve"> within the US healthcare system</w:t>
      </w:r>
      <w:r w:rsidR="00AC1ADB">
        <w:rPr>
          <w:rFonts w:ascii="Times New Roman" w:hAnsi="Times New Roman" w:cs="Times New Roman"/>
        </w:rPr>
        <w:t>.</w:t>
      </w:r>
      <w:r>
        <w:rPr>
          <w:rFonts w:ascii="Times New Roman" w:hAnsi="Times New Roman" w:cs="Times New Roman"/>
        </w:rPr>
        <w:t xml:space="preserve">  While these aims are insufficient to fully </w:t>
      </w:r>
      <w:r w:rsidR="00AD3FFC">
        <w:rPr>
          <w:rFonts w:ascii="Times New Roman" w:hAnsi="Times New Roman" w:cs="Times New Roman"/>
        </w:rPr>
        <w:t>investigate</w:t>
      </w:r>
      <w:r>
        <w:rPr>
          <w:rFonts w:ascii="Times New Roman" w:hAnsi="Times New Roman" w:cs="Times New Roman"/>
        </w:rPr>
        <w:t xml:space="preserve"> the study hypothesis, they will provide sufficient preliminary data and research momentum for our planned external funding proposals, in which we will more extensively </w:t>
      </w:r>
      <w:r w:rsidR="00AD3FFC">
        <w:rPr>
          <w:rFonts w:ascii="Times New Roman" w:hAnsi="Times New Roman" w:cs="Times New Roman"/>
        </w:rPr>
        <w:t>explore</w:t>
      </w:r>
      <w:r>
        <w:rPr>
          <w:rFonts w:ascii="Times New Roman" w:hAnsi="Times New Roman" w:cs="Times New Roman"/>
        </w:rPr>
        <w:t xml:space="preserve"> model-based treatment planning’s challenges and opportunities.</w:t>
      </w:r>
    </w:p>
    <w:p w14:paraId="306C1049" w14:textId="53B94D8E" w:rsidR="008A651A" w:rsidRDefault="008A651A" w:rsidP="008A651A">
      <w:pPr>
        <w:spacing w:after="0" w:line="240" w:lineRule="auto"/>
        <w:rPr>
          <w:rFonts w:ascii="Times New Roman" w:hAnsi="Times New Roman" w:cs="Times New Roman"/>
          <w:b/>
          <w:bCs/>
        </w:rPr>
      </w:pPr>
      <w:r>
        <w:rPr>
          <w:rFonts w:ascii="Times New Roman" w:hAnsi="Times New Roman" w:cs="Times New Roman"/>
          <w:b/>
          <w:bCs/>
        </w:rPr>
        <w:t>Aim 1</w:t>
      </w:r>
      <w:r w:rsidR="00032D0D">
        <w:rPr>
          <w:rFonts w:ascii="Times New Roman" w:hAnsi="Times New Roman" w:cs="Times New Roman"/>
          <w:b/>
          <w:bCs/>
        </w:rPr>
        <w:t>:</w:t>
      </w:r>
      <w:r w:rsidR="00AC1ADB">
        <w:rPr>
          <w:rFonts w:ascii="Times New Roman" w:hAnsi="Times New Roman" w:cs="Times New Roman"/>
          <w:b/>
          <w:bCs/>
        </w:rPr>
        <w:t xml:space="preserve"> </w:t>
      </w:r>
      <w:r w:rsidR="00AC1ADB" w:rsidRPr="00AC1ADB">
        <w:rPr>
          <w:rFonts w:ascii="Times New Roman" w:hAnsi="Times New Roman" w:cs="Times New Roman"/>
        </w:rPr>
        <w:t xml:space="preserve">Improve </w:t>
      </w:r>
      <w:r w:rsidR="00AD3FFC">
        <w:rPr>
          <w:rFonts w:ascii="Times New Roman" w:hAnsi="Times New Roman" w:cs="Times New Roman"/>
        </w:rPr>
        <w:t xml:space="preserve">predictive </w:t>
      </w:r>
      <w:r w:rsidR="00AC1ADB" w:rsidRPr="00AC1ADB">
        <w:rPr>
          <w:rFonts w:ascii="Times New Roman" w:hAnsi="Times New Roman" w:cs="Times New Roman"/>
        </w:rPr>
        <w:t>model accuracy</w:t>
      </w:r>
      <w:r w:rsidR="00AD3FFC">
        <w:rPr>
          <w:rFonts w:ascii="Times New Roman" w:hAnsi="Times New Roman" w:cs="Times New Roman"/>
        </w:rPr>
        <w:t xml:space="preserve"> for breast cancer </w:t>
      </w:r>
      <w:proofErr w:type="spellStart"/>
      <w:r w:rsidR="00AD3FFC">
        <w:rPr>
          <w:rFonts w:ascii="Times New Roman" w:hAnsi="Times New Roman" w:cs="Times New Roman"/>
        </w:rPr>
        <w:t>MRgFUS</w:t>
      </w:r>
      <w:proofErr w:type="spellEnd"/>
      <w:r w:rsidR="00AD3FFC">
        <w:rPr>
          <w:rFonts w:ascii="Times New Roman" w:hAnsi="Times New Roman" w:cs="Times New Roman"/>
        </w:rPr>
        <w:t xml:space="preserve"> treatments</w:t>
      </w:r>
      <w:r w:rsidR="00AC1ADB" w:rsidRPr="00AC1ADB">
        <w:rPr>
          <w:rFonts w:ascii="Times New Roman" w:hAnsi="Times New Roman" w:cs="Times New Roman"/>
        </w:rPr>
        <w:t xml:space="preserve">.  Develop models that </w:t>
      </w:r>
      <w:r w:rsidR="00AD3FFC">
        <w:rPr>
          <w:rFonts w:ascii="Times New Roman" w:hAnsi="Times New Roman" w:cs="Times New Roman"/>
        </w:rPr>
        <w:t>include</w:t>
      </w:r>
      <w:r w:rsidR="00AC1ADB" w:rsidRPr="00AC1ADB">
        <w:rPr>
          <w:rFonts w:ascii="Times New Roman" w:hAnsi="Times New Roman" w:cs="Times New Roman"/>
        </w:rPr>
        <w:t xml:space="preserve"> (a) temperature-dependent tissue properties, (b) water-content weighted property distributions, an</w:t>
      </w:r>
      <w:r w:rsidR="00AD3FFC">
        <w:rPr>
          <w:rFonts w:ascii="Times New Roman" w:hAnsi="Times New Roman" w:cs="Times New Roman"/>
        </w:rPr>
        <w:t>d</w:t>
      </w:r>
      <w:r w:rsidR="00AC1ADB" w:rsidRPr="00AC1ADB">
        <w:rPr>
          <w:rFonts w:ascii="Times New Roman" w:hAnsi="Times New Roman" w:cs="Times New Roman"/>
        </w:rPr>
        <w:t xml:space="preserve"> (c) </w:t>
      </w:r>
      <w:r w:rsidR="00AD3FFC">
        <w:rPr>
          <w:rFonts w:ascii="Times New Roman" w:hAnsi="Times New Roman" w:cs="Times New Roman"/>
        </w:rPr>
        <w:t>quantification of</w:t>
      </w:r>
      <w:r w:rsidR="00AC1ADB" w:rsidRPr="00AC1ADB">
        <w:rPr>
          <w:rFonts w:ascii="Times New Roman" w:hAnsi="Times New Roman" w:cs="Times New Roman"/>
        </w:rPr>
        <w:t xml:space="preserve"> model output uncertainty based on uncertainty of model inputs.  Comparison with actual treatment data </w:t>
      </w:r>
      <w:r w:rsidR="00581CB9">
        <w:rPr>
          <w:rFonts w:ascii="Times New Roman" w:hAnsi="Times New Roman" w:cs="Times New Roman"/>
        </w:rPr>
        <w:t xml:space="preserve">from breast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clinical trials at the University of Utah will provide evidence for model validation</w:t>
      </w:r>
      <w:r w:rsidR="00AC1ADB" w:rsidRPr="00AC1ADB">
        <w:rPr>
          <w:rFonts w:ascii="Times New Roman" w:hAnsi="Times New Roman" w:cs="Times New Roman"/>
        </w:rPr>
        <w:t>.</w:t>
      </w:r>
    </w:p>
    <w:p w14:paraId="3AA488EE" w14:textId="75D8656C" w:rsidR="00581CB9" w:rsidRDefault="00032D0D" w:rsidP="008A651A">
      <w:pPr>
        <w:spacing w:after="0" w:line="240" w:lineRule="auto"/>
        <w:rPr>
          <w:rFonts w:ascii="Times New Roman" w:hAnsi="Times New Roman" w:cs="Times New Roman"/>
        </w:rPr>
      </w:pPr>
      <w:r>
        <w:rPr>
          <w:rFonts w:ascii="Times New Roman" w:hAnsi="Times New Roman" w:cs="Times New Roman"/>
          <w:b/>
          <w:bCs/>
        </w:rPr>
        <w:t>Rationale:</w:t>
      </w:r>
      <w:r w:rsidR="00581CB9">
        <w:rPr>
          <w:rFonts w:ascii="Times New Roman" w:hAnsi="Times New Roman" w:cs="Times New Roman"/>
          <w:b/>
          <w:bCs/>
        </w:rPr>
        <w:t xml:space="preserve"> </w:t>
      </w:r>
      <w:r w:rsidR="009218AD">
        <w:rPr>
          <w:rFonts w:ascii="Times New Roman" w:hAnsi="Times New Roman" w:cs="Times New Roman"/>
        </w:rPr>
        <w:t xml:space="preserve">Improved and clinically validated </w:t>
      </w:r>
      <w:proofErr w:type="spellStart"/>
      <w:r w:rsidR="009218AD">
        <w:rPr>
          <w:rFonts w:ascii="Times New Roman" w:hAnsi="Times New Roman" w:cs="Times New Roman"/>
        </w:rPr>
        <w:t>MRgFUS</w:t>
      </w:r>
      <w:proofErr w:type="spellEnd"/>
      <w:r w:rsidR="009218AD">
        <w:rPr>
          <w:rFonts w:ascii="Times New Roman" w:hAnsi="Times New Roman" w:cs="Times New Roman"/>
        </w:rPr>
        <w:t xml:space="preserve"> models are essential for the widespread adoption of model-based treatment planning. </w:t>
      </w:r>
      <w:r w:rsidR="00581CB9">
        <w:rPr>
          <w:rFonts w:ascii="Times New Roman" w:hAnsi="Times New Roman" w:cs="Times New Roman"/>
        </w:rPr>
        <w:t xml:space="preserve">Most </w:t>
      </w:r>
      <w:r w:rsidR="009218AD">
        <w:rPr>
          <w:rFonts w:ascii="Times New Roman" w:hAnsi="Times New Roman" w:cs="Times New Roman"/>
        </w:rPr>
        <w:t xml:space="preserve">current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w:t>
      </w:r>
      <w:r w:rsidR="009218AD">
        <w:rPr>
          <w:rFonts w:ascii="Times New Roman" w:hAnsi="Times New Roman" w:cs="Times New Roman"/>
        </w:rPr>
        <w:t>models</w:t>
      </w:r>
      <w:r w:rsidR="00581CB9">
        <w:rPr>
          <w:rFonts w:ascii="Times New Roman" w:hAnsi="Times New Roman" w:cs="Times New Roman"/>
        </w:rPr>
        <w:t xml:space="preserve"> utilize the </w:t>
      </w:r>
      <w:proofErr w:type="spellStart"/>
      <w:r w:rsidR="00581CB9">
        <w:rPr>
          <w:rFonts w:ascii="Times New Roman" w:hAnsi="Times New Roman" w:cs="Times New Roman"/>
        </w:rPr>
        <w:t>Pennes</w:t>
      </w:r>
      <w:proofErr w:type="spellEnd"/>
      <w:r w:rsidR="00581CB9">
        <w:rPr>
          <w:rFonts w:ascii="Times New Roman" w:hAnsi="Times New Roman" w:cs="Times New Roman"/>
        </w:rPr>
        <w:t xml:space="preserve"> bioheat equation to predict how thermal energy from the focused ultrasound heats up</w:t>
      </w:r>
      <w:r w:rsidR="009218AD">
        <w:rPr>
          <w:rFonts w:ascii="Times New Roman" w:hAnsi="Times New Roman" w:cs="Times New Roman"/>
        </w:rPr>
        <w:t xml:space="preserve"> the </w:t>
      </w:r>
      <w:r w:rsidR="00581CB9">
        <w:rPr>
          <w:rFonts w:ascii="Times New Roman" w:hAnsi="Times New Roman" w:cs="Times New Roman"/>
        </w:rPr>
        <w:t>tissue and then dissipates through the tissues</w:t>
      </w:r>
      <w:r w:rsidR="009218AD">
        <w:rPr>
          <w:rFonts w:ascii="Times New Roman" w:hAnsi="Times New Roman" w:cs="Times New Roman"/>
        </w:rPr>
        <w:t xml:space="preserve"> </w:t>
      </w:r>
      <w:r w:rsidR="009218AD">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{"citationID":"GUCksyAf","properties":{"formattedCitation":"[26]","plainCitation":"[26]","noteIndex":0},"citationItems":[{"id":353,"uris":["http://zotero.org/users/10429457/items/RAKICSAV"],"itemData":{"id":353,"type":"article-journal","container-title":"Journal of Applied Physiology","DOI":"10.1152/jappl.1948.1.2.93","ISSN":"8750-7587","issue":"2","note":"publisher: American Physiological Society","page":"93-122","source":"journals.physiology.org (Atypon)","title":"Analysis of Tissue and Arterial Blood Temperatures in the Resting Human Forearm","volume":"1","author":[{"family":"Pennes","given":"Harry H."}],"issued":{"date-parts":[["1948",8]]}}}],"schema":"https://github.com/citation-style-language/schema/raw/master/csl-citation.json"} </w:instrText>
      </w:r>
      <w:r w:rsidR="009218AD">
        <w:rPr>
          <w:rFonts w:ascii="Times New Roman" w:hAnsi="Times New Roman" w:cs="Times New Roman"/>
        </w:rPr>
        <w:fldChar w:fldCharType="separate"/>
      </w:r>
      <w:r w:rsidR="009218AD">
        <w:rPr>
          <w:rFonts w:ascii="Times New Roman" w:hAnsi="Times New Roman" w:cs="Times New Roman"/>
          <w:noProof/>
        </w:rPr>
        <w:t>[26]</w:t>
      </w:r>
      <w:r w:rsidR="009218AD">
        <w:rPr>
          <w:rFonts w:ascii="Times New Roman" w:hAnsi="Times New Roman" w:cs="Times New Roman"/>
        </w:rPr>
        <w:fldChar w:fldCharType="end"/>
      </w:r>
      <w:r w:rsidR="00581CB9">
        <w:rPr>
          <w:rFonts w:ascii="Times New Roman" w:hAnsi="Times New Roman" w:cs="Times New Roman"/>
        </w:rPr>
        <w:t xml:space="preserve">.  </w:t>
      </w:r>
      <w:r w:rsidR="009218AD">
        <w:rPr>
          <w:rFonts w:ascii="Times New Roman" w:hAnsi="Times New Roman" w:cs="Times New Roman"/>
        </w:rPr>
        <w:t xml:space="preserve">Unfortunately, those simulations consistently overpredict temperatures at the target tissue and regularly underpredict heating at other locations (REFS). Without the ability to accurately predict temperature changes, confidence in </w:t>
      </w:r>
      <w:r w:rsidR="00DC6A10">
        <w:rPr>
          <w:rFonts w:ascii="Times New Roman" w:hAnsi="Times New Roman" w:cs="Times New Roman"/>
        </w:rPr>
        <w:t>the models</w:t>
      </w:r>
      <w:r w:rsidR="009218AD">
        <w:rPr>
          <w:rFonts w:ascii="Times New Roman" w:hAnsi="Times New Roman" w:cs="Times New Roman"/>
        </w:rPr>
        <w:t xml:space="preserve"> is limited.  For that reason, model-based treatment planning has not been widely used in the clinical setting.</w:t>
      </w:r>
    </w:p>
    <w:p w14:paraId="2721431A" w14:textId="06E12824" w:rsidR="00581CB9" w:rsidRDefault="005D5BAF" w:rsidP="008A651A">
      <w:pPr>
        <w:spacing w:after="0" w:line="240" w:lineRule="auto"/>
        <w:rPr>
          <w:rFonts w:ascii="Times New Roman" w:hAnsi="Times New Roman" w:cs="Times New Roman"/>
        </w:rPr>
      </w:pPr>
      <w:r>
        <w:rPr>
          <w:rFonts w:ascii="Times New Roman" w:hAnsi="Times New Roman" w:cs="Times New Roman"/>
        </w:rPr>
        <w:t>By developing models with fewer simplifying assumptions, the accuracy of model predictions should improve.  M</w:t>
      </w:r>
      <w:r w:rsidR="009218AD">
        <w:rPr>
          <w:rFonts w:ascii="Times New Roman" w:hAnsi="Times New Roman" w:cs="Times New Roman"/>
        </w:rPr>
        <w:t>ost models utilize a limited number of tissue types</w:t>
      </w:r>
      <w:r>
        <w:rPr>
          <w:rFonts w:ascii="Times New Roman" w:hAnsi="Times New Roman" w:cs="Times New Roman"/>
        </w:rPr>
        <w:t xml:space="preserve"> and constant, uniform properties within each tissue type.  However, the reality of tissue distributions and property variations is much more complex.  For example, many tissue properties vary with temperature (REFS) and with the extent of treatment (REFS).  Mild heating will induce vasodilation and </w:t>
      </w:r>
      <w:r w:rsidR="00A41B18">
        <w:rPr>
          <w:rFonts w:ascii="Times New Roman" w:hAnsi="Times New Roman" w:cs="Times New Roman"/>
        </w:rPr>
        <w:t xml:space="preserve">dynamically </w:t>
      </w:r>
      <w:r>
        <w:rPr>
          <w:rFonts w:ascii="Times New Roman" w:hAnsi="Times New Roman" w:cs="Times New Roman"/>
        </w:rPr>
        <w:t xml:space="preserve">increased blood flow, which </w:t>
      </w:r>
      <w:r w:rsidR="00DC6A10">
        <w:rPr>
          <w:rFonts w:ascii="Times New Roman" w:hAnsi="Times New Roman" w:cs="Times New Roman"/>
        </w:rPr>
        <w:t xml:space="preserve">will carry away thermal energy (REF).  In many tissues, including the breast, the transition between tissue types (such as fat and </w:t>
      </w:r>
      <w:proofErr w:type="spellStart"/>
      <w:r w:rsidR="00DC6A10">
        <w:rPr>
          <w:rFonts w:ascii="Times New Roman" w:hAnsi="Times New Roman" w:cs="Times New Roman"/>
        </w:rPr>
        <w:t>fibroglandular</w:t>
      </w:r>
      <w:proofErr w:type="spellEnd"/>
      <w:r w:rsidR="00DC6A10">
        <w:rPr>
          <w:rFonts w:ascii="Times New Roman" w:hAnsi="Times New Roman" w:cs="Times New Roman"/>
        </w:rPr>
        <w:t xml:space="preserve"> tissue) is gradual rather than abrupt, so classifying tissue into coarse bins removes refinement in the model. </w:t>
      </w:r>
    </w:p>
    <w:p w14:paraId="3A124979" w14:textId="2A33E378" w:rsidR="00A41B18" w:rsidRPr="00BB7C58" w:rsidRDefault="00A41B18" w:rsidP="00A41B18">
      <w:pPr>
        <w:spacing w:after="0" w:line="240" w:lineRule="auto"/>
        <w:rPr>
          <w:rFonts w:ascii="Times New Roman" w:hAnsi="Times New Roman" w:cs="Times New Roman"/>
        </w:rPr>
      </w:pPr>
      <w:r>
        <w:rPr>
          <w:rFonts w:ascii="Times New Roman" w:hAnsi="Times New Roman" w:cs="Times New Roman"/>
          <w:b/>
          <w:bCs/>
        </w:rPr>
        <w:t xml:space="preserve">Experimental Methods:  </w:t>
      </w:r>
      <w:r>
        <w:rPr>
          <w:rFonts w:ascii="Times New Roman" w:hAnsi="Times New Roman" w:cs="Times New Roman"/>
        </w:rPr>
        <w:t xml:space="preserve">We propose to improve </w:t>
      </w:r>
      <w:proofErr w:type="spellStart"/>
      <w:r>
        <w:rPr>
          <w:rFonts w:ascii="Times New Roman" w:hAnsi="Times New Roman" w:cs="Times New Roman"/>
        </w:rPr>
        <w:t>MRgFUS</w:t>
      </w:r>
      <w:proofErr w:type="spellEnd"/>
      <w:r>
        <w:rPr>
          <w:rFonts w:ascii="Times New Roman" w:hAnsi="Times New Roman" w:cs="Times New Roman"/>
        </w:rPr>
        <w:t xml:space="preserve"> predictive models with two methods that reduce the number of simplifying assumptions and with one method that explicitly accounts for uncertainty in the model inputs.  </w:t>
      </w:r>
      <w:r w:rsidRPr="00AC459C">
        <w:rPr>
          <w:rFonts w:ascii="Times New Roman" w:hAnsi="Times New Roman" w:cs="Times New Roman"/>
          <w:b/>
          <w:bCs/>
          <w:u w:val="single"/>
        </w:rPr>
        <w:t>Method 1</w:t>
      </w:r>
      <w:r w:rsidR="00AC459C">
        <w:rPr>
          <w:rFonts w:ascii="Times New Roman" w:hAnsi="Times New Roman" w:cs="Times New Roman"/>
        </w:rPr>
        <w:t>-</w:t>
      </w:r>
      <w:r>
        <w:rPr>
          <w:rFonts w:ascii="Times New Roman" w:hAnsi="Times New Roman" w:cs="Times New Roman"/>
        </w:rPr>
        <w:t xml:space="preserve"> We will extend current models of </w:t>
      </w:r>
      <w:r w:rsidR="00FB618F">
        <w:rPr>
          <w:rFonts w:ascii="Times New Roman" w:hAnsi="Times New Roman" w:cs="Times New Roman"/>
        </w:rPr>
        <w:t xml:space="preserve">acoustic power deposition and </w:t>
      </w:r>
      <w:r>
        <w:rPr>
          <w:rFonts w:ascii="Times New Roman" w:hAnsi="Times New Roman" w:cs="Times New Roman"/>
        </w:rPr>
        <w:t xml:space="preserve">the </w:t>
      </w:r>
      <w:proofErr w:type="spellStart"/>
      <w:r>
        <w:rPr>
          <w:rFonts w:ascii="Times New Roman" w:hAnsi="Times New Roman" w:cs="Times New Roman"/>
        </w:rPr>
        <w:t>Pennes</w:t>
      </w:r>
      <w:proofErr w:type="spellEnd"/>
      <w:r>
        <w:rPr>
          <w:rFonts w:ascii="Times New Roman" w:hAnsi="Times New Roman" w:cs="Times New Roman"/>
        </w:rPr>
        <w:t xml:space="preserve"> bioheat equation </w:t>
      </w:r>
      <w:r w:rsidR="00FB618F">
        <w:rPr>
          <w:rFonts w:ascii="Times New Roman" w:hAnsi="Times New Roman" w:cs="Times New Roman"/>
        </w:rPr>
        <w:t>to a</w:t>
      </w:r>
      <w:r>
        <w:rPr>
          <w:rFonts w:ascii="Times New Roman" w:hAnsi="Times New Roman" w:cs="Times New Roman"/>
        </w:rPr>
        <w:t>ccount for temperature-dependent tissue properties</w:t>
      </w:r>
      <w:r w:rsidR="000F42C3">
        <w:rPr>
          <w:rFonts w:ascii="Times New Roman" w:hAnsi="Times New Roman" w:cs="Times New Roman"/>
        </w:rPr>
        <w:t xml:space="preserve"> found in the scientific literature (REFS)</w:t>
      </w:r>
      <w:r w:rsidR="00FB618F">
        <w:rPr>
          <w:rFonts w:ascii="Times New Roman" w:hAnsi="Times New Roman" w:cs="Times New Roman"/>
        </w:rPr>
        <w:t xml:space="preserve">.  The acoustic properties will be updated periodically (based on time- or temperature-thresholds yet to be determined) for improved power deposition predictions. Thermal properties </w:t>
      </w:r>
      <w:r w:rsidR="00AD3FFC">
        <w:rPr>
          <w:rFonts w:ascii="Times New Roman" w:hAnsi="Times New Roman" w:cs="Times New Roman"/>
        </w:rPr>
        <w:t>will</w:t>
      </w:r>
      <w:r w:rsidR="00FB618F">
        <w:rPr>
          <w:rFonts w:ascii="Times New Roman" w:hAnsi="Times New Roman" w:cs="Times New Roman"/>
        </w:rPr>
        <w:t xml:space="preserve"> be dynamically updated in </w:t>
      </w:r>
      <w:r w:rsidR="00AD3FFC">
        <w:rPr>
          <w:rFonts w:ascii="Times New Roman" w:hAnsi="Times New Roman" w:cs="Times New Roman"/>
        </w:rPr>
        <w:t>a</w:t>
      </w:r>
      <w:r w:rsidR="00FB618F">
        <w:rPr>
          <w:rFonts w:ascii="Times New Roman" w:hAnsi="Times New Roman" w:cs="Times New Roman"/>
        </w:rPr>
        <w:t xml:space="preserve"> finite-difference time-domain solver as local tissue temperatures change.  </w:t>
      </w:r>
      <w:r w:rsidR="00FB618F" w:rsidRPr="00AC459C">
        <w:rPr>
          <w:rFonts w:ascii="Times New Roman" w:hAnsi="Times New Roman" w:cs="Times New Roman"/>
          <w:b/>
          <w:bCs/>
          <w:u w:val="single"/>
        </w:rPr>
        <w:t>Method 2</w:t>
      </w:r>
      <w:r w:rsidR="00AC459C" w:rsidRPr="00AC459C">
        <w:rPr>
          <w:rFonts w:ascii="Times New Roman" w:hAnsi="Times New Roman" w:cs="Times New Roman"/>
        </w:rPr>
        <w:t>-</w:t>
      </w:r>
      <w:r w:rsidR="00FB618F">
        <w:rPr>
          <w:rFonts w:ascii="Times New Roman" w:hAnsi="Times New Roman" w:cs="Times New Roman"/>
          <w:b/>
          <w:bCs/>
        </w:rPr>
        <w:t xml:space="preserve"> </w:t>
      </w:r>
      <w:r w:rsidR="00BB7C58">
        <w:rPr>
          <w:rFonts w:ascii="Times New Roman" w:hAnsi="Times New Roman" w:cs="Times New Roman"/>
        </w:rPr>
        <w:t xml:space="preserve">Instead of applying the traditional modeling approach of segmenting tissue types into limited bins with constant, uniform properties, we propose to develop models with a spectrum of properties </w:t>
      </w:r>
      <w:r w:rsidR="00126538">
        <w:rPr>
          <w:rFonts w:ascii="Times New Roman" w:hAnsi="Times New Roman" w:cs="Times New Roman"/>
        </w:rPr>
        <w:t>weighted by</w:t>
      </w:r>
      <w:r w:rsidR="00BB7C58">
        <w:rPr>
          <w:rFonts w:ascii="Times New Roman" w:hAnsi="Times New Roman" w:cs="Times New Roman"/>
        </w:rPr>
        <w:t xml:space="preserve"> the MRI-quantified water content of the tissue.  Tissue properties based on water content are available in the literature (REFS).  This method will capture the gradual transition between tissue types and potentially enable more accurate temperature </w:t>
      </w:r>
      <w:r w:rsidR="00BB7C58" w:rsidRPr="00AC459C">
        <w:rPr>
          <w:rFonts w:ascii="Times New Roman" w:hAnsi="Times New Roman" w:cs="Times New Roman"/>
        </w:rPr>
        <w:t xml:space="preserve">prediction.  </w:t>
      </w:r>
      <w:r w:rsidR="00BB7C58" w:rsidRPr="00AC459C">
        <w:rPr>
          <w:rFonts w:ascii="Times New Roman" w:hAnsi="Times New Roman" w:cs="Times New Roman"/>
          <w:b/>
          <w:bCs/>
          <w:u w:val="single"/>
        </w:rPr>
        <w:t>Method 3</w:t>
      </w:r>
      <w:r w:rsidR="00AC459C" w:rsidRPr="00AC459C">
        <w:rPr>
          <w:rFonts w:ascii="Times New Roman" w:hAnsi="Times New Roman" w:cs="Times New Roman"/>
        </w:rPr>
        <w:t>-</w:t>
      </w:r>
      <w:r w:rsidR="00BB7C58">
        <w:rPr>
          <w:rFonts w:ascii="Times New Roman" w:hAnsi="Times New Roman" w:cs="Times New Roman"/>
          <w:b/>
          <w:bCs/>
        </w:rPr>
        <w:t xml:space="preserve"> </w:t>
      </w:r>
      <w:r w:rsidR="00BB7C58">
        <w:rPr>
          <w:rFonts w:ascii="Times New Roman" w:hAnsi="Times New Roman" w:cs="Times New Roman"/>
        </w:rPr>
        <w:t xml:space="preserve">There are many uncertain model </w:t>
      </w:r>
      <w:r w:rsidR="00126538">
        <w:rPr>
          <w:rFonts w:ascii="Times New Roman" w:hAnsi="Times New Roman" w:cs="Times New Roman"/>
        </w:rPr>
        <w:t xml:space="preserve">inputs </w:t>
      </w:r>
      <w:r w:rsidR="00BB7C58">
        <w:rPr>
          <w:rFonts w:ascii="Times New Roman" w:hAnsi="Times New Roman" w:cs="Times New Roman"/>
        </w:rPr>
        <w:t xml:space="preserve">introducing potential errors into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w:t>
      </w:r>
      <w:r w:rsidR="00BB7C58">
        <w:rPr>
          <w:rFonts w:ascii="Times New Roman" w:hAnsi="Times New Roman" w:cs="Times New Roman"/>
        </w:rPr>
        <w:t xml:space="preserve">predictions.  This method seeks to quantify that model uncertainty rather than ignore it.  Using the range and anticipated distribution of each property rather than a single expected value, the full possibilities of </w:t>
      </w:r>
      <w:proofErr w:type="spellStart"/>
      <w:r w:rsidR="00BB7C58">
        <w:rPr>
          <w:rFonts w:ascii="Times New Roman" w:hAnsi="Times New Roman" w:cs="Times New Roman"/>
        </w:rPr>
        <w:t>MRgFUS</w:t>
      </w:r>
      <w:proofErr w:type="spellEnd"/>
      <w:r w:rsidR="00BB7C58">
        <w:rPr>
          <w:rFonts w:ascii="Times New Roman" w:hAnsi="Times New Roman" w:cs="Times New Roman"/>
        </w:rPr>
        <w:t xml:space="preserve"> model predictions can be explored and characterized </w:t>
      </w:r>
      <w:r w:rsidR="00F766AF">
        <w:rPr>
          <w:rFonts w:ascii="Times New Roman" w:hAnsi="Times New Roman" w:cs="Times New Roman"/>
        </w:rPr>
        <w:t xml:space="preserve">statistically </w:t>
      </w:r>
      <w:r w:rsidR="00BB7C58">
        <w:rPr>
          <w:rFonts w:ascii="Times New Roman" w:hAnsi="Times New Roman" w:cs="Times New Roman"/>
        </w:rPr>
        <w:t xml:space="preserve">rather than </w:t>
      </w:r>
      <w:r w:rsidR="00F766AF">
        <w:rPr>
          <w:rFonts w:ascii="Times New Roman" w:hAnsi="Times New Roman" w:cs="Times New Roman"/>
        </w:rPr>
        <w:t>relying on a single anticipated predictive scenario.</w:t>
      </w:r>
    </w:p>
    <w:p w14:paraId="6A997B40" w14:textId="4DF5C7A6" w:rsidR="00A41B18" w:rsidRDefault="00A41B18" w:rsidP="00A41B18">
      <w:pPr>
        <w:spacing w:after="0" w:line="240" w:lineRule="auto"/>
        <w:rPr>
          <w:rFonts w:ascii="Times New Roman" w:hAnsi="Times New Roman" w:cs="Times New Roman"/>
        </w:rPr>
      </w:pPr>
      <w:r>
        <w:rPr>
          <w:rFonts w:ascii="Times New Roman" w:hAnsi="Times New Roman" w:cs="Times New Roman"/>
          <w:b/>
          <w:bCs/>
        </w:rPr>
        <w:lastRenderedPageBreak/>
        <w:t>Measures of Success:</w:t>
      </w:r>
      <w:r w:rsidR="00F766AF">
        <w:rPr>
          <w:rFonts w:ascii="Times New Roman" w:hAnsi="Times New Roman" w:cs="Times New Roman"/>
          <w:b/>
          <w:bCs/>
        </w:rPr>
        <w:t xml:space="preserve"> </w:t>
      </w:r>
      <w:r w:rsidR="00F766AF">
        <w:rPr>
          <w:rFonts w:ascii="Times New Roman" w:hAnsi="Times New Roman" w:cs="Times New Roman"/>
        </w:rPr>
        <w:t xml:space="preserve">To evaluate model improvement, the temperatures achieved during clinical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treatments of breast cancer being performed by collaborators at the University of Utah will be retrospectively predicted using each of the above methods in addition to the traditional modeling approach.  The University of Utah will provide de-identified MRI data from before</w:t>
      </w:r>
      <w:r w:rsidR="00AD3FFC">
        <w:rPr>
          <w:rFonts w:ascii="Times New Roman" w:hAnsi="Times New Roman" w:cs="Times New Roman"/>
        </w:rPr>
        <w:t xml:space="preserve">, </w:t>
      </w:r>
      <w:r w:rsidR="00F766AF">
        <w:rPr>
          <w:rFonts w:ascii="Times New Roman" w:hAnsi="Times New Roman" w:cs="Times New Roman"/>
        </w:rPr>
        <w:t>during</w:t>
      </w:r>
      <w:r w:rsidR="00AD3FFC">
        <w:rPr>
          <w:rFonts w:ascii="Times New Roman" w:hAnsi="Times New Roman" w:cs="Times New Roman"/>
        </w:rPr>
        <w:t>, and after</w:t>
      </w:r>
      <w:r w:rsidR="00F766AF">
        <w:rPr>
          <w:rFonts w:ascii="Times New Roman" w:hAnsi="Times New Roman" w:cs="Times New Roman"/>
        </w:rPr>
        <w:t xml:space="preserve"> the treatment, as well as information including transducer positioning, ultrasound power and duration, time between heating</w:t>
      </w:r>
      <w:r w:rsidR="000F42C3">
        <w:rPr>
          <w:rFonts w:ascii="Times New Roman" w:hAnsi="Times New Roman" w:cs="Times New Roman"/>
        </w:rPr>
        <w:t xml:space="preserve">, etc.  </w:t>
      </w:r>
      <w:r w:rsidR="000F42C3" w:rsidRPr="000F42C3">
        <w:rPr>
          <w:rFonts w:ascii="Times New Roman" w:hAnsi="Times New Roman" w:cs="Times New Roman"/>
          <w:highlight w:val="yellow"/>
        </w:rPr>
        <w:t>WHAT KIND OF STATISTICAL METHOD WOULD WE USE HERE TO CHARACTERIZE MODEL ACCURACY?</w:t>
      </w:r>
      <w:r w:rsidR="000F42C3">
        <w:rPr>
          <w:rFonts w:ascii="Times New Roman" w:hAnsi="Times New Roman" w:cs="Times New Roman"/>
        </w:rPr>
        <w:t xml:space="preserve"> </w:t>
      </w:r>
      <w:r w:rsidR="00F766AF">
        <w:rPr>
          <w:rFonts w:ascii="Times New Roman" w:hAnsi="Times New Roman" w:cs="Times New Roman"/>
        </w:rPr>
        <w:t>These validation efforts will demonstrate the accuracy of our methods and increase confidence in the usefulness of model-based treatment planning.</w:t>
      </w:r>
    </w:p>
    <w:p w14:paraId="7F45A73C" w14:textId="613C16F3" w:rsidR="00FA1220" w:rsidRPr="00F766AF" w:rsidRDefault="00FA1220" w:rsidP="00A41B18">
      <w:pPr>
        <w:spacing w:after="0" w:line="240" w:lineRule="auto"/>
        <w:rPr>
          <w:rFonts w:ascii="Times New Roman" w:hAnsi="Times New Roman" w:cs="Times New Roman"/>
        </w:rPr>
      </w:pPr>
      <w:r w:rsidRPr="00135F5A">
        <w:rPr>
          <w:rFonts w:ascii="Times New Roman" w:hAnsi="Times New Roman" w:cs="Times New Roman"/>
          <w:highlight w:val="yellow"/>
        </w:rPr>
        <w:t xml:space="preserve">What more general measures of success might we include?  Number of treatments successfully </w:t>
      </w:r>
      <w:proofErr w:type="gramStart"/>
      <w:r w:rsidRPr="00135F5A">
        <w:rPr>
          <w:rFonts w:ascii="Times New Roman" w:hAnsi="Times New Roman" w:cs="Times New Roman"/>
          <w:highlight w:val="yellow"/>
        </w:rPr>
        <w:t>modeled?</w:t>
      </w:r>
      <w:proofErr w:type="gramEnd"/>
      <w:r w:rsidR="00135F5A" w:rsidRPr="00135F5A">
        <w:rPr>
          <w:rFonts w:ascii="Times New Roman" w:hAnsi="Times New Roman" w:cs="Times New Roman"/>
          <w:highlight w:val="yellow"/>
        </w:rPr>
        <w:t xml:space="preserve"> Papers? Preliminary data for future grants? Mentoring of studen</w:t>
      </w:r>
      <w:r w:rsidR="00135F5A" w:rsidRPr="00AC459C">
        <w:rPr>
          <w:rFonts w:ascii="Times New Roman" w:hAnsi="Times New Roman" w:cs="Times New Roman"/>
          <w:highlight w:val="yellow"/>
        </w:rPr>
        <w:t>ts?</w:t>
      </w:r>
      <w:r w:rsidR="00AC459C" w:rsidRPr="00AC459C">
        <w:rPr>
          <w:rFonts w:ascii="Times New Roman" w:hAnsi="Times New Roman" w:cs="Times New Roman"/>
          <w:highlight w:val="yellow"/>
        </w:rPr>
        <w:t xml:space="preserve">  Should we leave this for the Expected Project Outcomes section?</w:t>
      </w:r>
    </w:p>
    <w:p w14:paraId="7F606863" w14:textId="13525F34" w:rsidR="001A2C11" w:rsidRDefault="00A41B18" w:rsidP="008A651A">
      <w:pPr>
        <w:spacing w:after="0" w:line="240" w:lineRule="auto"/>
        <w:rPr>
          <w:rFonts w:ascii="Times New Roman" w:hAnsi="Times New Roman" w:cs="Times New Roman"/>
          <w:b/>
          <w:bCs/>
        </w:rPr>
      </w:pPr>
      <w:r>
        <w:rPr>
          <w:rFonts w:ascii="Times New Roman" w:hAnsi="Times New Roman" w:cs="Times New Roman"/>
          <w:b/>
          <w:bCs/>
        </w:rPr>
        <w:t>Potential Problems and Alternative Strategies:</w:t>
      </w:r>
      <w:r w:rsidR="000F42C3">
        <w:rPr>
          <w:rFonts w:ascii="Times New Roman" w:hAnsi="Times New Roman" w:cs="Times New Roman"/>
          <w:b/>
          <w:bCs/>
        </w:rPr>
        <w:t xml:space="preserve"> </w:t>
      </w:r>
      <w:r w:rsidR="000F42C3">
        <w:rPr>
          <w:rFonts w:ascii="Times New Roman" w:hAnsi="Times New Roman" w:cs="Times New Roman"/>
        </w:rPr>
        <w:t>Property values and distributions in the scientific literature may not cover all desired tissue types.  Dr Dillon’s research lab is developing the capability to measure temperature-dependent acoustic and thermal properties including tissue absorption, speed of sound, thermal conductivity, thermal diffusivity, and specific heat capacity.  If necessary, tissue samples</w:t>
      </w:r>
      <w:r w:rsidR="00126538">
        <w:rPr>
          <w:rFonts w:ascii="Times New Roman" w:hAnsi="Times New Roman" w:cs="Times New Roman"/>
        </w:rPr>
        <w:t xml:space="preserve"> of bovine or porcine skin, fat, muscle, or glandular tissue</w:t>
      </w:r>
      <w:r w:rsidR="000F42C3">
        <w:rPr>
          <w:rFonts w:ascii="Times New Roman" w:hAnsi="Times New Roman" w:cs="Times New Roman"/>
        </w:rPr>
        <w:t xml:space="preserve"> acquired from local slaughterhouses can be characterized </w:t>
      </w:r>
      <w:r w:rsidR="00126538">
        <w:rPr>
          <w:rFonts w:ascii="Times New Roman" w:hAnsi="Times New Roman" w:cs="Times New Roman"/>
        </w:rPr>
        <w:t xml:space="preserve">and utilized in our models.  </w:t>
      </w:r>
      <w:r w:rsidR="00126538" w:rsidRPr="004F66EF">
        <w:rPr>
          <w:rFonts w:ascii="Times New Roman" w:hAnsi="Times New Roman" w:cs="Times New Roman"/>
          <w:highlight w:val="yellow"/>
        </w:rPr>
        <w:t>OTHER?</w:t>
      </w:r>
    </w:p>
    <w:p w14:paraId="5B1AA410" w14:textId="35A012A8" w:rsidR="001A2C11" w:rsidRPr="001A2C11" w:rsidRDefault="001A2C11" w:rsidP="008A651A">
      <w:pPr>
        <w:spacing w:after="0" w:line="240" w:lineRule="auto"/>
        <w:rPr>
          <w:rFonts w:ascii="Times New Roman" w:hAnsi="Times New Roman" w:cs="Times New Roman"/>
        </w:rPr>
      </w:pPr>
      <w:r w:rsidRPr="001A2C11">
        <w:rPr>
          <w:rFonts w:ascii="Times New Roman" w:hAnsi="Times New Roman" w:cs="Times New Roman"/>
          <w:highlight w:val="yellow"/>
        </w:rPr>
        <w:t xml:space="preserve">Calibrating models to actual treatment or experimental data would seems to be essential, </w:t>
      </w:r>
      <w:r w:rsidR="00466365">
        <w:rPr>
          <w:rFonts w:ascii="Times New Roman" w:hAnsi="Times New Roman" w:cs="Times New Roman"/>
          <w:highlight w:val="yellow"/>
        </w:rPr>
        <w:t>not</w:t>
      </w:r>
      <w:r w:rsidRPr="001A2C11">
        <w:rPr>
          <w:rFonts w:ascii="Times New Roman" w:hAnsi="Times New Roman" w:cs="Times New Roman"/>
          <w:highlight w:val="yellow"/>
        </w:rPr>
        <w:t xml:space="preserve"> just ideal.  These models could be a physical / engineering model whose parameters we estimate using treatment or experimental data.  </w:t>
      </w:r>
      <w:proofErr w:type="gramStart"/>
      <w:r w:rsidRPr="001A2C11">
        <w:rPr>
          <w:rFonts w:ascii="Times New Roman" w:hAnsi="Times New Roman" w:cs="Times New Roman"/>
          <w:highlight w:val="yellow"/>
        </w:rPr>
        <w:t>Or,</w:t>
      </w:r>
      <w:proofErr w:type="gramEnd"/>
      <w:r w:rsidRPr="001A2C11">
        <w:rPr>
          <w:rFonts w:ascii="Times New Roman" w:hAnsi="Times New Roman" w:cs="Times New Roman"/>
          <w:highlight w:val="yellow"/>
        </w:rPr>
        <w:t xml:space="preserve"> these could be statistical models designed to summarizing the relationships among the variables.  Which of the two were to </w:t>
      </w:r>
      <w:proofErr w:type="gramStart"/>
      <w:r w:rsidRPr="001A2C11">
        <w:rPr>
          <w:rFonts w:ascii="Times New Roman" w:hAnsi="Times New Roman" w:cs="Times New Roman"/>
          <w:highlight w:val="yellow"/>
        </w:rPr>
        <w:t>thinking</w:t>
      </w:r>
      <w:proofErr w:type="gramEnd"/>
      <w:r w:rsidRPr="001A2C11">
        <w:rPr>
          <w:rFonts w:ascii="Times New Roman" w:hAnsi="Times New Roman" w:cs="Times New Roman"/>
          <w:highlight w:val="yellow"/>
        </w:rPr>
        <w:t xml:space="preserve"> about here?</w:t>
      </w:r>
    </w:p>
    <w:p w14:paraId="57A38538" w14:textId="5A1AF7D9" w:rsidR="00032D0D" w:rsidRDefault="001A2C11" w:rsidP="008A651A">
      <w:pPr>
        <w:spacing w:after="0" w:line="240" w:lineRule="auto"/>
        <w:rPr>
          <w:rFonts w:ascii="Times New Roman" w:hAnsi="Times New Roman" w:cs="Times New Roman"/>
        </w:rPr>
      </w:pPr>
      <w:r w:rsidRPr="001A2C11">
        <w:rPr>
          <w:rFonts w:ascii="Times New Roman" w:hAnsi="Times New Roman" w:cs="Times New Roman"/>
          <w:highlight w:val="yellow"/>
        </w:rPr>
        <w:t xml:space="preserve">I suggest we describe what specific data we think we can get (from </w:t>
      </w:r>
      <w:proofErr w:type="spellStart"/>
      <w:r w:rsidRPr="001A2C11">
        <w:rPr>
          <w:rFonts w:ascii="Times New Roman" w:hAnsi="Times New Roman" w:cs="Times New Roman"/>
          <w:highlight w:val="yellow"/>
        </w:rPr>
        <w:t>UofU</w:t>
      </w:r>
      <w:proofErr w:type="spellEnd"/>
      <w:r w:rsidRPr="001A2C11">
        <w:rPr>
          <w:rFonts w:ascii="Times New Roman" w:hAnsi="Times New Roman" w:cs="Times New Roman"/>
          <w:highlight w:val="yellow"/>
        </w:rPr>
        <w:t xml:space="preserve"> or Stanford) or what data we plan to collect.  We can then describe what we will do this this data.  For this, we need to decide if are we are: 1. estimating the parameters in a physical model or 2. using a statistical model to describe relationships?  Either is fine, but details of the anticipated data would help us in developing this section.</w:t>
      </w:r>
    </w:p>
    <w:p w14:paraId="57A3353E" w14:textId="77777777" w:rsidR="00AC459C" w:rsidRPr="00AC459C" w:rsidRDefault="00AC459C" w:rsidP="008A651A">
      <w:pPr>
        <w:spacing w:after="0" w:line="240" w:lineRule="auto"/>
        <w:rPr>
          <w:rFonts w:ascii="Times New Roman" w:hAnsi="Times New Roman" w:cs="Times New Roman"/>
        </w:rPr>
      </w:pPr>
    </w:p>
    <w:p w14:paraId="75A338F6" w14:textId="7408376C" w:rsidR="00032D0D" w:rsidRDefault="006172B0" w:rsidP="00032D0D">
      <w:pPr>
        <w:spacing w:after="0" w:line="240" w:lineRule="auto"/>
        <w:rPr>
          <w:rFonts w:ascii="Times New Roman" w:hAnsi="Times New Roman" w:cs="Times New Roman"/>
          <w:b/>
          <w:bCs/>
        </w:rPr>
      </w:pPr>
      <w:r w:rsidRPr="00E74150">
        <w:rPr>
          <w:rFonts w:ascii="Times New Roman" w:hAnsi="Times New Roman" w:cs="Times New Roman"/>
          <w:noProof/>
        </w:rPr>
        <w:drawing>
          <wp:anchor distT="0" distB="0" distL="114300" distR="114300" simplePos="0" relativeHeight="251661312" behindDoc="0" locked="0" layoutInCell="1" allowOverlap="1" wp14:anchorId="1CF1145A" wp14:editId="0311522C">
            <wp:simplePos x="0" y="0"/>
            <wp:positionH relativeFrom="column">
              <wp:posOffset>4036793</wp:posOffset>
            </wp:positionH>
            <wp:positionV relativeFrom="paragraph">
              <wp:posOffset>731178</wp:posOffset>
            </wp:positionV>
            <wp:extent cx="1892935"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2935" cy="2743200"/>
                    </a:xfrm>
                    <a:prstGeom prst="rect">
                      <a:avLst/>
                    </a:prstGeom>
                  </pic:spPr>
                </pic:pic>
              </a:graphicData>
            </a:graphic>
            <wp14:sizeRelH relativeFrom="page">
              <wp14:pctWidth>0</wp14:pctWidth>
            </wp14:sizeRelH>
            <wp14:sizeRelV relativeFrom="page">
              <wp14:pctHeight>0</wp14:pctHeight>
            </wp14:sizeRelV>
          </wp:anchor>
        </w:drawing>
      </w:r>
      <w:r w:rsidR="00032D0D">
        <w:rPr>
          <w:rFonts w:ascii="Times New Roman" w:hAnsi="Times New Roman" w:cs="Times New Roman"/>
          <w:b/>
          <w:bCs/>
        </w:rPr>
        <w:t>Aim 2:</w:t>
      </w:r>
      <w:r w:rsidR="00AC1ADB">
        <w:rPr>
          <w:rFonts w:ascii="Times New Roman" w:hAnsi="Times New Roman" w:cs="Times New Roman"/>
          <w:b/>
          <w:bCs/>
        </w:rPr>
        <w:t xml:space="preserve"> </w:t>
      </w:r>
      <w:r w:rsidR="00AC1ADB" w:rsidRPr="00AC1ADB">
        <w:rPr>
          <w:rFonts w:ascii="Times New Roman" w:hAnsi="Times New Roman" w:cs="Times New Roman"/>
        </w:rPr>
        <w:t xml:space="preserve">Reduce </w:t>
      </w:r>
      <w:r>
        <w:rPr>
          <w:rFonts w:ascii="Times New Roman" w:hAnsi="Times New Roman" w:cs="Times New Roman"/>
        </w:rPr>
        <w:t xml:space="preserve">the </w:t>
      </w:r>
      <w:r w:rsidR="00AC1ADB" w:rsidRPr="00AC1ADB">
        <w:rPr>
          <w:rFonts w:ascii="Times New Roman" w:hAnsi="Times New Roman" w:cs="Times New Roman"/>
        </w:rPr>
        <w:t>computational time and cost</w:t>
      </w:r>
      <w:r>
        <w:rPr>
          <w:rFonts w:ascii="Times New Roman" w:hAnsi="Times New Roman" w:cs="Times New Roman"/>
        </w:rPr>
        <w:t xml:space="preserve"> to prepare and utilize predictive models for breast cancer </w:t>
      </w:r>
      <w:proofErr w:type="spellStart"/>
      <w:r>
        <w:rPr>
          <w:rFonts w:ascii="Times New Roman" w:hAnsi="Times New Roman" w:cs="Times New Roman"/>
        </w:rPr>
        <w:t>MRgFUS</w:t>
      </w:r>
      <w:proofErr w:type="spellEnd"/>
      <w:r>
        <w:rPr>
          <w:rFonts w:ascii="Times New Roman" w:hAnsi="Times New Roman" w:cs="Times New Roman"/>
        </w:rPr>
        <w:t xml:space="preserve"> treatments</w:t>
      </w:r>
      <w:r w:rsidR="00AC1ADB" w:rsidRPr="00AC1ADB">
        <w:rPr>
          <w:rFonts w:ascii="Times New Roman" w:hAnsi="Times New Roman" w:cs="Times New Roman"/>
        </w:rPr>
        <w:t xml:space="preserve">. This </w:t>
      </w:r>
      <w:r w:rsidR="004F66EF">
        <w:rPr>
          <w:rFonts w:ascii="Times New Roman" w:hAnsi="Times New Roman" w:cs="Times New Roman"/>
        </w:rPr>
        <w:t xml:space="preserve">aim </w:t>
      </w:r>
      <w:r w:rsidR="00AC1ADB" w:rsidRPr="00AC1ADB">
        <w:rPr>
          <w:rFonts w:ascii="Times New Roman" w:hAnsi="Times New Roman" w:cs="Times New Roman"/>
        </w:rPr>
        <w:t xml:space="preserve">will </w:t>
      </w:r>
      <w:r w:rsidR="009F24E1">
        <w:rPr>
          <w:rFonts w:ascii="Times New Roman" w:hAnsi="Times New Roman" w:cs="Times New Roman"/>
        </w:rPr>
        <w:t>address</w:t>
      </w:r>
      <w:r w:rsidR="004F66EF">
        <w:rPr>
          <w:rFonts w:ascii="Times New Roman" w:hAnsi="Times New Roman" w:cs="Times New Roman"/>
        </w:rPr>
        <w:t xml:space="preserve"> one of the most time-consuming portions of treatment modeling: the tissue segmentation process. We propose to reduce segmentation time by </w:t>
      </w:r>
      <w:r w:rsidR="00AC1ADB" w:rsidRPr="00AC1ADB">
        <w:rPr>
          <w:rFonts w:ascii="Times New Roman" w:hAnsi="Times New Roman" w:cs="Times New Roman"/>
        </w:rPr>
        <w:t xml:space="preserve">(a) </w:t>
      </w:r>
      <w:r w:rsidR="004F66EF">
        <w:rPr>
          <w:rFonts w:ascii="Times New Roman" w:hAnsi="Times New Roman" w:cs="Times New Roman"/>
        </w:rPr>
        <w:t xml:space="preserve">developing a library of segmented </w:t>
      </w:r>
      <w:r w:rsidR="009F24E1">
        <w:rPr>
          <w:rFonts w:ascii="Times New Roman" w:hAnsi="Times New Roman" w:cs="Times New Roman"/>
        </w:rPr>
        <w:t xml:space="preserve">breast </w:t>
      </w:r>
      <w:r w:rsidR="004F66EF">
        <w:rPr>
          <w:rFonts w:ascii="Times New Roman" w:hAnsi="Times New Roman" w:cs="Times New Roman"/>
        </w:rPr>
        <w:t>models</w:t>
      </w:r>
      <w:r w:rsidR="009F24E1">
        <w:rPr>
          <w:rFonts w:ascii="Times New Roman" w:hAnsi="Times New Roman" w:cs="Times New Roman"/>
        </w:rPr>
        <w:t>, (b) improving and confirming segmentation accuracy through iterative discussion and training with a clinical radiologist, and (c) using the library of segmented models</w:t>
      </w:r>
      <w:r w:rsidR="004F66EF">
        <w:rPr>
          <w:rFonts w:ascii="Times New Roman" w:hAnsi="Times New Roman" w:cs="Times New Roman"/>
        </w:rPr>
        <w:t xml:space="preserve"> to train a machine learning algorithm how to perform tissue segmentation.</w:t>
      </w:r>
      <w:r w:rsidR="009F24E1">
        <w:rPr>
          <w:rFonts w:ascii="Times New Roman" w:hAnsi="Times New Roman" w:cs="Times New Roman"/>
        </w:rPr>
        <w:t xml:space="preserve">  </w:t>
      </w:r>
    </w:p>
    <w:p w14:paraId="56390B5C" w14:textId="0B025875" w:rsidR="00FA1220" w:rsidRDefault="00032D0D" w:rsidP="00AC5EBA">
      <w:pPr>
        <w:spacing w:after="0" w:line="240" w:lineRule="auto"/>
        <w:rPr>
          <w:rFonts w:ascii="Times New Roman" w:hAnsi="Times New Roman" w:cs="Times New Roman"/>
        </w:rPr>
      </w:pPr>
      <w:r>
        <w:rPr>
          <w:rFonts w:ascii="Times New Roman" w:hAnsi="Times New Roman" w:cs="Times New Roman"/>
          <w:b/>
          <w:bCs/>
        </w:rPr>
        <w:t>Rationale:</w:t>
      </w:r>
      <w:r w:rsidR="00AC5EBA">
        <w:rPr>
          <w:rFonts w:ascii="Times New Roman" w:hAnsi="Times New Roman" w:cs="Times New Roman"/>
          <w:b/>
          <w:bCs/>
        </w:rPr>
        <w:t xml:space="preserve">  </w:t>
      </w:r>
      <w:r w:rsidR="00126538">
        <w:rPr>
          <w:rFonts w:ascii="Times New Roman" w:hAnsi="Times New Roman" w:cs="Times New Roman"/>
        </w:rPr>
        <w:t xml:space="preserve">Given the 24-to-48-hour treatment planning window, the time required to perform </w:t>
      </w:r>
      <w:proofErr w:type="spellStart"/>
      <w:r w:rsidR="00126538">
        <w:rPr>
          <w:rFonts w:ascii="Times New Roman" w:hAnsi="Times New Roman" w:cs="Times New Roman"/>
        </w:rPr>
        <w:t>MRgFUS</w:t>
      </w:r>
      <w:proofErr w:type="spellEnd"/>
      <w:r w:rsidR="00126538">
        <w:rPr>
          <w:rFonts w:ascii="Times New Roman" w:hAnsi="Times New Roman" w:cs="Times New Roman"/>
        </w:rPr>
        <w:t xml:space="preserve"> treatment predictions</w:t>
      </w:r>
      <w:r w:rsidR="00FA1220">
        <w:rPr>
          <w:rFonts w:ascii="Times New Roman" w:hAnsi="Times New Roman" w:cs="Times New Roman"/>
        </w:rPr>
        <w:t xml:space="preserve"> must be reduced from hours to minutes.  If such time reductions can be accomplished without sacrificing model prediction accuracy, thousands of unique treatment scenarios and plans could be evaluated to inform the surgeon of the most optimal treatment plan.</w:t>
      </w:r>
    </w:p>
    <w:p w14:paraId="3FFF5232" w14:textId="3F904CF5" w:rsidR="00AC5EBA" w:rsidRDefault="00FA1220" w:rsidP="00AC5EBA">
      <w:pPr>
        <w:spacing w:after="0" w:line="240" w:lineRule="auto"/>
        <w:rPr>
          <w:rFonts w:ascii="Times New Roman" w:hAnsi="Times New Roman" w:cs="Times New Roman"/>
        </w:rPr>
      </w:pPr>
      <w:r>
        <w:rPr>
          <w:noProof/>
        </w:rPr>
        <mc:AlternateContent>
          <mc:Choice Requires="wps">
            <w:drawing>
              <wp:anchor distT="0" distB="0" distL="114300" distR="114300" simplePos="0" relativeHeight="251663360" behindDoc="1" locked="0" layoutInCell="1" allowOverlap="1" wp14:anchorId="3CE765E7" wp14:editId="1EBA8290">
                <wp:simplePos x="0" y="0"/>
                <wp:positionH relativeFrom="column">
                  <wp:posOffset>3966845</wp:posOffset>
                </wp:positionH>
                <wp:positionV relativeFrom="paragraph">
                  <wp:posOffset>1545590</wp:posOffset>
                </wp:positionV>
                <wp:extent cx="2079625" cy="576580"/>
                <wp:effectExtent l="0" t="0" r="3175" b="0"/>
                <wp:wrapTight wrapText="bothSides">
                  <wp:wrapPolygon edited="0">
                    <wp:start x="0" y="0"/>
                    <wp:lineTo x="0" y="20934"/>
                    <wp:lineTo x="21501" y="20934"/>
                    <wp:lineTo x="2150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79625" cy="576580"/>
                        </a:xfrm>
                        <a:prstGeom prst="rect">
                          <a:avLst/>
                        </a:prstGeom>
                        <a:solidFill>
                          <a:prstClr val="white"/>
                        </a:solidFill>
                        <a:ln>
                          <a:noFill/>
                        </a:ln>
                      </wps:spPr>
                      <wps:txbx>
                        <w:txbxContent>
                          <w:p w14:paraId="2CD5FF4D" w14:textId="6AEB1817" w:rsidR="00E74150" w:rsidRPr="007B38DF" w:rsidRDefault="00E74150" w:rsidP="00E74150">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765E7" id="_x0000_t202" coordsize="21600,21600" o:spt="202" path="m,l,21600r21600,l21600,xe">
                <v:stroke joinstyle="miter"/>
                <v:path gradientshapeok="t" o:connecttype="rect"/>
              </v:shapetype>
              <v:shape id="Text Box 4" o:spid="_x0000_s1027" type="#_x0000_t202" style="position:absolute;margin-left:312.35pt;margin-top:121.7pt;width:163.75pt;height:4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" stroked="f">
                <v:textbox inset="0,0,0,0">
                  <w:txbxContent>
                    <w:p w14:paraId="2CD5FF4D" w14:textId="6AEB1817" w:rsidR="00E74150" w:rsidRPr="007B38DF" w:rsidRDefault="00E74150" w:rsidP="00E74150">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v:textbox>
                <w10:wrap type="tight"/>
              </v:shape>
            </w:pict>
          </mc:Fallback>
        </mc:AlternateContent>
      </w:r>
      <w:r w:rsidR="00AC5EBA">
        <w:rPr>
          <w:rFonts w:ascii="Times New Roman" w:hAnsi="Times New Roman" w:cs="Times New Roman"/>
        </w:rPr>
        <w:t xml:space="preserve">One of the most time-consuming aspects of treatment modeling is the tissue segmentation process, in which MR images are used to identify and differentiate the various tissue types required for acoustic and thermal </w:t>
      </w:r>
      <w:r w:rsidR="00924F78">
        <w:rPr>
          <w:rFonts w:ascii="Times New Roman" w:hAnsi="Times New Roman" w:cs="Times New Roman"/>
        </w:rPr>
        <w:t>simulations</w:t>
      </w:r>
      <w:r w:rsidR="00AC5EBA">
        <w:rPr>
          <w:rFonts w:ascii="Times New Roman" w:hAnsi="Times New Roman" w:cs="Times New Roman"/>
        </w:rPr>
        <w:t xml:space="preserve">. This process of separating skin, fat, muscle, bone, </w:t>
      </w:r>
      <w:r w:rsidR="00924F78">
        <w:rPr>
          <w:rFonts w:ascii="Times New Roman" w:hAnsi="Times New Roman" w:cs="Times New Roman"/>
        </w:rPr>
        <w:t>tumor, etc. involves tedious often hand-determined analysis of each two-dimensional image in the three-dimensional MRI</w:t>
      </w:r>
      <w:r w:rsidR="00EB7888">
        <w:rPr>
          <w:rFonts w:ascii="Times New Roman" w:hAnsi="Times New Roman" w:cs="Times New Roman"/>
        </w:rPr>
        <w:t xml:space="preserve"> (</w:t>
      </w:r>
      <w:r w:rsidR="00126538">
        <w:rPr>
          <w:rFonts w:ascii="Times New Roman" w:hAnsi="Times New Roman" w:cs="Times New Roman"/>
        </w:rPr>
        <w:t>an example of a segmented breast model is shown in Figure 2</w:t>
      </w:r>
      <w:r w:rsidR="00EB7888">
        <w:rPr>
          <w:rFonts w:ascii="Times New Roman" w:hAnsi="Times New Roman" w:cs="Times New Roman"/>
        </w:rPr>
        <w:t>)</w:t>
      </w:r>
      <w:r w:rsidR="00924F78">
        <w:rPr>
          <w:rFonts w:ascii="Times New Roman" w:hAnsi="Times New Roman" w:cs="Times New Roman"/>
        </w:rPr>
        <w:t>.  While software exists that semi-automates portions of the segmentation process (REF seg3D), cleanup of the segmented model is still required because multiple interrelated</w:t>
      </w:r>
      <w:r w:rsidR="00DA1CFA">
        <w:rPr>
          <w:rFonts w:ascii="Times New Roman" w:hAnsi="Times New Roman" w:cs="Times New Roman"/>
        </w:rPr>
        <w:t>,</w:t>
      </w:r>
      <w:r w:rsidR="00924F78">
        <w:rPr>
          <w:rFonts w:ascii="Times New Roman" w:hAnsi="Times New Roman" w:cs="Times New Roman"/>
        </w:rPr>
        <w:t xml:space="preserve"> </w:t>
      </w:r>
      <w:r w:rsidR="00EB7888">
        <w:rPr>
          <w:rFonts w:ascii="Times New Roman" w:hAnsi="Times New Roman" w:cs="Times New Roman"/>
        </w:rPr>
        <w:t xml:space="preserve">case-specific imaging </w:t>
      </w:r>
      <w:r w:rsidR="00924F78">
        <w:rPr>
          <w:rFonts w:ascii="Times New Roman" w:hAnsi="Times New Roman" w:cs="Times New Roman"/>
        </w:rPr>
        <w:t xml:space="preserve">factors </w:t>
      </w:r>
      <w:r w:rsidR="00EB7888">
        <w:rPr>
          <w:rFonts w:ascii="Times New Roman" w:hAnsi="Times New Roman" w:cs="Times New Roman"/>
        </w:rPr>
        <w:t xml:space="preserve">introduce </w:t>
      </w:r>
      <w:r w:rsidR="00DA1CFA">
        <w:rPr>
          <w:rFonts w:ascii="Times New Roman" w:hAnsi="Times New Roman" w:cs="Times New Roman"/>
        </w:rPr>
        <w:t xml:space="preserve">variability and </w:t>
      </w:r>
      <w:r w:rsidR="00EB7888">
        <w:rPr>
          <w:rFonts w:ascii="Times New Roman" w:hAnsi="Times New Roman" w:cs="Times New Roman"/>
        </w:rPr>
        <w:t xml:space="preserve">uncertainty.  These imaging factors include, but are not limited to, </w:t>
      </w:r>
      <w:r w:rsidR="00924F78">
        <w:rPr>
          <w:rFonts w:ascii="Times New Roman" w:hAnsi="Times New Roman" w:cs="Times New Roman"/>
        </w:rPr>
        <w:t xml:space="preserve">MR image </w:t>
      </w:r>
      <w:r w:rsidR="00EB7888">
        <w:rPr>
          <w:rFonts w:ascii="Times New Roman" w:hAnsi="Times New Roman" w:cs="Times New Roman"/>
        </w:rPr>
        <w:t>noise</w:t>
      </w:r>
      <w:r w:rsidR="00924F78">
        <w:rPr>
          <w:rFonts w:ascii="Times New Roman" w:hAnsi="Times New Roman" w:cs="Times New Roman"/>
        </w:rPr>
        <w:t xml:space="preserve">, physical proximity </w:t>
      </w:r>
      <w:r w:rsidR="00924F78">
        <w:rPr>
          <w:rFonts w:ascii="Times New Roman" w:hAnsi="Times New Roman" w:cs="Times New Roman"/>
        </w:rPr>
        <w:lastRenderedPageBreak/>
        <w:t xml:space="preserve">to the imaging coils, </w:t>
      </w:r>
      <w:r w:rsidR="00EB7888">
        <w:rPr>
          <w:rFonts w:ascii="Times New Roman" w:hAnsi="Times New Roman" w:cs="Times New Roman"/>
        </w:rPr>
        <w:t>MR sequence sensitivity and contrast, and patient motion and respiration.</w:t>
      </w:r>
      <w:r w:rsidRPr="00FA1220">
        <w:rPr>
          <w:rFonts w:ascii="Times New Roman" w:hAnsi="Times New Roman" w:cs="Times New Roman"/>
        </w:rPr>
        <w:t xml:space="preserve"> </w:t>
      </w:r>
      <w:r>
        <w:rPr>
          <w:rFonts w:ascii="Times New Roman" w:hAnsi="Times New Roman" w:cs="Times New Roman"/>
        </w:rPr>
        <w:t xml:space="preserve">The segmented breast model shown in Figure 2 required 40 hours of time from one </w:t>
      </w:r>
      <w:r w:rsidR="004F66EF">
        <w:rPr>
          <w:rFonts w:ascii="Times New Roman" w:hAnsi="Times New Roman" w:cs="Times New Roman"/>
        </w:rPr>
        <w:t xml:space="preserve">BYU </w:t>
      </w:r>
      <w:r>
        <w:rPr>
          <w:rFonts w:ascii="Times New Roman" w:hAnsi="Times New Roman" w:cs="Times New Roman"/>
        </w:rPr>
        <w:t xml:space="preserve">graduate student.  </w:t>
      </w:r>
    </w:p>
    <w:p w14:paraId="049081A0" w14:textId="2BDB9DDA" w:rsidR="00032D0D" w:rsidRPr="00850F15" w:rsidRDefault="00032D0D" w:rsidP="00032D0D">
      <w:pPr>
        <w:spacing w:after="0" w:line="240" w:lineRule="auto"/>
        <w:rPr>
          <w:rFonts w:ascii="Times New Roman" w:hAnsi="Times New Roman" w:cs="Times New Roman"/>
        </w:rPr>
      </w:pPr>
      <w:r>
        <w:rPr>
          <w:rFonts w:ascii="Times New Roman" w:hAnsi="Times New Roman" w:cs="Times New Roman"/>
          <w:b/>
          <w:bCs/>
        </w:rPr>
        <w:t>Experimental Methods:</w:t>
      </w:r>
      <w:r w:rsidR="001E1CE2">
        <w:rPr>
          <w:rFonts w:ascii="Times New Roman" w:hAnsi="Times New Roman" w:cs="Times New Roman"/>
          <w:b/>
          <w:bCs/>
        </w:rPr>
        <w:t xml:space="preserve"> </w:t>
      </w:r>
      <w:r w:rsidR="006172B0" w:rsidRPr="00AC459C">
        <w:rPr>
          <w:rFonts w:ascii="Times New Roman" w:hAnsi="Times New Roman" w:cs="Times New Roman"/>
          <w:b/>
          <w:bCs/>
          <w:u w:val="single"/>
        </w:rPr>
        <w:t>Creating the library</w:t>
      </w:r>
      <w:r w:rsidR="006172B0" w:rsidRPr="006172B0">
        <w:rPr>
          <w:rFonts w:ascii="Times New Roman" w:hAnsi="Times New Roman" w:cs="Times New Roman"/>
        </w:rPr>
        <w:t>-</w:t>
      </w:r>
      <w:r w:rsidR="006172B0">
        <w:rPr>
          <w:rFonts w:ascii="Times New Roman" w:hAnsi="Times New Roman" w:cs="Times New Roman"/>
          <w:b/>
          <w:bCs/>
        </w:rPr>
        <w:t xml:space="preserve"> </w:t>
      </w:r>
      <w:r w:rsidR="006172B0">
        <w:rPr>
          <w:rFonts w:ascii="Times New Roman" w:hAnsi="Times New Roman" w:cs="Times New Roman"/>
        </w:rPr>
        <w:t>The clinical pretreatment MRI data described for use in Aim 1 will form the foundation of our segmentation training library.  Undergraduate students will be trained</w:t>
      </w:r>
      <w:r w:rsidR="00850F15">
        <w:rPr>
          <w:rFonts w:ascii="Times New Roman" w:hAnsi="Times New Roman" w:cs="Times New Roman"/>
        </w:rPr>
        <w:t xml:space="preserve"> to</w:t>
      </w:r>
      <w:r w:rsidR="006172B0">
        <w:rPr>
          <w:rFonts w:ascii="Times New Roman" w:hAnsi="Times New Roman" w:cs="Times New Roman"/>
        </w:rPr>
        <w:t xml:space="preserve"> </w:t>
      </w:r>
      <w:r w:rsidR="00850F15">
        <w:rPr>
          <w:rFonts w:ascii="Times New Roman" w:hAnsi="Times New Roman" w:cs="Times New Roman"/>
        </w:rPr>
        <w:t xml:space="preserve">interpret the MR anatomical images, </w:t>
      </w:r>
      <w:r w:rsidR="006172B0">
        <w:rPr>
          <w:rFonts w:ascii="Times New Roman" w:hAnsi="Times New Roman" w:cs="Times New Roman"/>
        </w:rPr>
        <w:t>in the use of segmentation software</w:t>
      </w:r>
      <w:r w:rsidR="00850F15">
        <w:rPr>
          <w:rFonts w:ascii="Times New Roman" w:hAnsi="Times New Roman" w:cs="Times New Roman"/>
        </w:rPr>
        <w:t xml:space="preserve">, and in model cleanup best practices.  They will segment a model for each clinical patient that can be used for Aim 1 and Aim 2.  The library will </w:t>
      </w:r>
      <w:proofErr w:type="gramStart"/>
      <w:r w:rsidR="00850F15">
        <w:rPr>
          <w:rFonts w:ascii="Times New Roman" w:hAnsi="Times New Roman" w:cs="Times New Roman"/>
        </w:rPr>
        <w:t>expanded</w:t>
      </w:r>
      <w:proofErr w:type="gramEnd"/>
      <w:r w:rsidR="00850F15">
        <w:rPr>
          <w:rFonts w:ascii="Times New Roman" w:hAnsi="Times New Roman" w:cs="Times New Roman"/>
        </w:rPr>
        <w:t xml:space="preserve"> by enrolling female volunteers for anatomic breast imaging at the BYU MRI facility with IRB approval.  The MRI parameters used for these scans will mimic those of clinical imaging protocols as closely as possible.  The imaging datasets will be deidentified </w:t>
      </w:r>
      <w:proofErr w:type="gramStart"/>
      <w:r w:rsidR="00850F15">
        <w:rPr>
          <w:rFonts w:ascii="Times New Roman" w:hAnsi="Times New Roman" w:cs="Times New Roman"/>
        </w:rPr>
        <w:t>and also</w:t>
      </w:r>
      <w:proofErr w:type="gramEnd"/>
      <w:r w:rsidR="00850F15">
        <w:rPr>
          <w:rFonts w:ascii="Times New Roman" w:hAnsi="Times New Roman" w:cs="Times New Roman"/>
        </w:rPr>
        <w:t xml:space="preserve"> segmented to expand the segmentation training library. </w:t>
      </w:r>
      <w:r w:rsidR="00850F15" w:rsidRPr="00AC459C">
        <w:rPr>
          <w:rFonts w:ascii="Times New Roman" w:hAnsi="Times New Roman" w:cs="Times New Roman"/>
          <w:b/>
          <w:bCs/>
          <w:u w:val="single"/>
        </w:rPr>
        <w:t>Evaluating the library</w:t>
      </w:r>
      <w:r w:rsidR="00850F15">
        <w:rPr>
          <w:rFonts w:ascii="Times New Roman" w:hAnsi="Times New Roman" w:cs="Times New Roman"/>
        </w:rPr>
        <w:t xml:space="preserve">- After a set of five anatomic segmented models have been generated, a clinical radiologist at the University of Utah will be enlisted to evaluate the accuracy of the segmentation.  </w:t>
      </w:r>
      <w:r w:rsidR="008D6CBA">
        <w:rPr>
          <w:rFonts w:ascii="Times New Roman" w:hAnsi="Times New Roman" w:cs="Times New Roman"/>
        </w:rPr>
        <w:t>Training and f</w:t>
      </w:r>
      <w:r w:rsidR="00850F15">
        <w:rPr>
          <w:rFonts w:ascii="Times New Roman" w:hAnsi="Times New Roman" w:cs="Times New Roman"/>
        </w:rPr>
        <w:t xml:space="preserve">eedback from the radiologist will be used to correct segmentation errors and to prevent similar </w:t>
      </w:r>
      <w:r w:rsidR="008D6CBA">
        <w:rPr>
          <w:rFonts w:ascii="Times New Roman" w:hAnsi="Times New Roman" w:cs="Times New Roman"/>
        </w:rPr>
        <w:t>problems</w:t>
      </w:r>
      <w:r w:rsidR="00850F15">
        <w:rPr>
          <w:rFonts w:ascii="Times New Roman" w:hAnsi="Times New Roman" w:cs="Times New Roman"/>
        </w:rPr>
        <w:t xml:space="preserve"> in the segmentation of future datasets.  </w:t>
      </w:r>
      <w:r w:rsidR="008D6CBA">
        <w:rPr>
          <w:rFonts w:ascii="Times New Roman" w:hAnsi="Times New Roman" w:cs="Times New Roman"/>
        </w:rPr>
        <w:t xml:space="preserve">It is anticipated that a full library of </w:t>
      </w:r>
      <w:r w:rsidR="008D6CBA" w:rsidRPr="008D6CBA">
        <w:rPr>
          <w:rFonts w:ascii="Times New Roman" w:hAnsi="Times New Roman" w:cs="Times New Roman"/>
          <w:highlight w:val="yellow"/>
        </w:rPr>
        <w:t>XX</w:t>
      </w:r>
      <w:r w:rsidR="008D6CBA">
        <w:rPr>
          <w:rFonts w:ascii="Times New Roman" w:hAnsi="Times New Roman" w:cs="Times New Roman"/>
        </w:rPr>
        <w:t xml:space="preserve"> segmented models will be required to complete the segmentation training library. </w:t>
      </w:r>
      <w:r w:rsidR="008D6CBA" w:rsidRPr="00AC459C">
        <w:rPr>
          <w:rFonts w:ascii="Times New Roman" w:hAnsi="Times New Roman" w:cs="Times New Roman"/>
          <w:b/>
          <w:bCs/>
          <w:u w:val="single"/>
        </w:rPr>
        <w:t>Training the machine learning algorithm</w:t>
      </w:r>
      <w:r w:rsidR="008D6CBA">
        <w:rPr>
          <w:rFonts w:ascii="Times New Roman" w:hAnsi="Times New Roman" w:cs="Times New Roman"/>
        </w:rPr>
        <w:t xml:space="preserve">- Once the library has been created and confirmed accurate, 80% of the MR imaging datasets and corresponding segmented models will be used to train a machine learning algorithm to perform the segmentation.  The remaining 20% of the data will be used to validate the accuracy of the machine learning-generated segmented models.  </w:t>
      </w:r>
      <w:r w:rsidR="008D6CBA" w:rsidRPr="008D6CBA">
        <w:rPr>
          <w:rFonts w:ascii="Times New Roman" w:hAnsi="Times New Roman" w:cs="Times New Roman"/>
          <w:highlight w:val="yellow"/>
        </w:rPr>
        <w:t>What metrics are used for this?</w:t>
      </w:r>
    </w:p>
    <w:p w14:paraId="2A26F739" w14:textId="6E1D50D2" w:rsidR="009F24E1" w:rsidRDefault="00032D0D" w:rsidP="009F24E1">
      <w:pPr>
        <w:spacing w:after="0" w:line="240" w:lineRule="auto"/>
        <w:rPr>
          <w:rFonts w:ascii="Times New Roman" w:hAnsi="Times New Roman" w:cs="Times New Roman"/>
          <w:b/>
          <w:bCs/>
        </w:rPr>
      </w:pPr>
      <w:r>
        <w:rPr>
          <w:rFonts w:ascii="Times New Roman" w:hAnsi="Times New Roman" w:cs="Times New Roman"/>
          <w:b/>
          <w:bCs/>
        </w:rPr>
        <w:t>Measures of Success:</w:t>
      </w:r>
      <w:r w:rsidR="009F24E1">
        <w:rPr>
          <w:rFonts w:ascii="Times New Roman" w:hAnsi="Times New Roman" w:cs="Times New Roman"/>
          <w:b/>
          <w:bCs/>
        </w:rPr>
        <w:t xml:space="preserve"> </w:t>
      </w:r>
      <w:r w:rsidR="00135F5A" w:rsidRPr="008D6CBA">
        <w:rPr>
          <w:rFonts w:ascii="Times New Roman" w:hAnsi="Times New Roman" w:cs="Times New Roman"/>
        </w:rPr>
        <w:t>Segmentation</w:t>
      </w:r>
      <w:r w:rsidR="00135F5A">
        <w:rPr>
          <w:rFonts w:ascii="Times New Roman" w:hAnsi="Times New Roman" w:cs="Times New Roman"/>
        </w:rPr>
        <w:t xml:space="preserve"> accuracy, of the library and machine learning results, will be evaluated by a clinical radiologist at the University of Utah</w:t>
      </w:r>
      <w:r w:rsidR="00135F5A" w:rsidRPr="00AC1ADB">
        <w:rPr>
          <w:rFonts w:ascii="Times New Roman" w:hAnsi="Times New Roman" w:cs="Times New Roman"/>
        </w:rPr>
        <w:t>.</w:t>
      </w:r>
      <w:r w:rsidR="00135F5A">
        <w:rPr>
          <w:rFonts w:ascii="Times New Roman" w:hAnsi="Times New Roman" w:cs="Times New Roman"/>
        </w:rPr>
        <w:t xml:space="preserve"> </w:t>
      </w:r>
      <w:r w:rsidR="008D6CBA">
        <w:rPr>
          <w:rFonts w:ascii="Times New Roman" w:hAnsi="Times New Roman" w:cs="Times New Roman"/>
        </w:rPr>
        <w:t>The development of the segmented models will be a valuable contribution</w:t>
      </w:r>
      <w:r w:rsidR="00135F5A">
        <w:rPr>
          <w:rFonts w:ascii="Times New Roman" w:hAnsi="Times New Roman" w:cs="Times New Roman"/>
        </w:rPr>
        <w:t xml:space="preserve">, even without the machine-learning algorithm.  The models will be used for retrospective analysis in Aim 1 and as part of treatment outcome studies for the University of Utah clinical trial.  The development of a rapid segmentation protocol that uses machine learning will shorten the modeling timeline dramatically and will be foundational to our eventual goal of building a model-based treatment planning platform for </w:t>
      </w:r>
      <w:proofErr w:type="spellStart"/>
      <w:r w:rsidR="00135F5A">
        <w:rPr>
          <w:rFonts w:ascii="Times New Roman" w:hAnsi="Times New Roman" w:cs="Times New Roman"/>
        </w:rPr>
        <w:t>MRgFUS</w:t>
      </w:r>
      <w:proofErr w:type="spellEnd"/>
      <w:r w:rsidR="00135F5A">
        <w:rPr>
          <w:rFonts w:ascii="Times New Roman" w:hAnsi="Times New Roman" w:cs="Times New Roman"/>
        </w:rPr>
        <w:t xml:space="preserve"> thermal therapies.  </w:t>
      </w:r>
    </w:p>
    <w:p w14:paraId="19C1FA7F" w14:textId="04EE2FC8" w:rsidR="00135F5A" w:rsidRPr="00F766AF" w:rsidRDefault="00135F5A" w:rsidP="00135F5A">
      <w:pPr>
        <w:spacing w:after="0" w:line="240" w:lineRule="auto"/>
        <w:rPr>
          <w:rFonts w:ascii="Times New Roman" w:hAnsi="Times New Roman" w:cs="Times New Roman"/>
        </w:rPr>
      </w:pPr>
      <w:r w:rsidRPr="00135F5A">
        <w:rPr>
          <w:rFonts w:ascii="Times New Roman" w:hAnsi="Times New Roman" w:cs="Times New Roman"/>
          <w:highlight w:val="yellow"/>
        </w:rPr>
        <w:t xml:space="preserve">What </w:t>
      </w:r>
      <w:r>
        <w:rPr>
          <w:rFonts w:ascii="Times New Roman" w:hAnsi="Times New Roman" w:cs="Times New Roman"/>
          <w:highlight w:val="yellow"/>
        </w:rPr>
        <w:t>other</w:t>
      </w:r>
      <w:r w:rsidRPr="00135F5A">
        <w:rPr>
          <w:rFonts w:ascii="Times New Roman" w:hAnsi="Times New Roman" w:cs="Times New Roman"/>
          <w:highlight w:val="yellow"/>
        </w:rPr>
        <w:t xml:space="preserve"> measures of success might we include?  Papers? Preliminary data for future grants? Mentoring</w:t>
      </w:r>
      <w:r>
        <w:rPr>
          <w:rFonts w:ascii="Times New Roman" w:hAnsi="Times New Roman" w:cs="Times New Roman"/>
          <w:highlight w:val="yellow"/>
        </w:rPr>
        <w:t>/experiential learning opportunities for</w:t>
      </w:r>
      <w:r w:rsidRPr="00135F5A">
        <w:rPr>
          <w:rFonts w:ascii="Times New Roman" w:hAnsi="Times New Roman" w:cs="Times New Roman"/>
          <w:highlight w:val="yellow"/>
        </w:rPr>
        <w:t xml:space="preserve"> students?</w:t>
      </w:r>
    </w:p>
    <w:p w14:paraId="36C98F52" w14:textId="33E701A7" w:rsidR="00032D0D" w:rsidRDefault="00032D0D" w:rsidP="00032D0D">
      <w:pPr>
        <w:spacing w:after="0" w:line="240" w:lineRule="auto"/>
        <w:rPr>
          <w:rFonts w:ascii="Times New Roman" w:hAnsi="Times New Roman" w:cs="Times New Roman"/>
          <w:b/>
          <w:bCs/>
        </w:rPr>
      </w:pPr>
    </w:p>
    <w:p w14:paraId="6D8C1F78" w14:textId="080C124F" w:rsidR="00032D0D" w:rsidRPr="00AC5EBA" w:rsidRDefault="00032D0D" w:rsidP="00032D0D">
      <w:pPr>
        <w:spacing w:after="0" w:line="240" w:lineRule="auto"/>
        <w:rPr>
          <w:rFonts w:ascii="Times New Roman" w:hAnsi="Times New Roman" w:cs="Times New Roman"/>
        </w:rPr>
      </w:pPr>
      <w:r>
        <w:rPr>
          <w:rFonts w:ascii="Times New Roman" w:hAnsi="Times New Roman" w:cs="Times New Roman"/>
          <w:b/>
          <w:bCs/>
        </w:rPr>
        <w:t>Potential Problems and Alternative Strategies:</w:t>
      </w:r>
      <w:r w:rsidR="00AC5EBA">
        <w:rPr>
          <w:rFonts w:ascii="Times New Roman" w:hAnsi="Times New Roman" w:cs="Times New Roman"/>
          <w:b/>
          <w:bCs/>
        </w:rPr>
        <w:t xml:space="preserve"> </w:t>
      </w:r>
      <w:r w:rsidR="00AC5EBA">
        <w:rPr>
          <w:rFonts w:ascii="Times New Roman" w:hAnsi="Times New Roman" w:cs="Times New Roman"/>
        </w:rPr>
        <w:t xml:space="preserve">Machine learning algorithms are only as good as the training data used to create them.  </w:t>
      </w:r>
      <w:r w:rsidR="00135F5A">
        <w:rPr>
          <w:rFonts w:ascii="Times New Roman" w:hAnsi="Times New Roman" w:cs="Times New Roman"/>
        </w:rPr>
        <w:t>If we determine that our student-produced segmented models lack sufficient accuracy or if we cannot collect sufficient patient and volunteer data</w:t>
      </w:r>
      <w:r w:rsidR="00463999">
        <w:rPr>
          <w:rFonts w:ascii="Times New Roman" w:hAnsi="Times New Roman" w:cs="Times New Roman"/>
        </w:rPr>
        <w:t xml:space="preserve"> for training</w:t>
      </w:r>
      <w:r w:rsidR="00135F5A">
        <w:rPr>
          <w:rFonts w:ascii="Times New Roman" w:hAnsi="Times New Roman" w:cs="Times New Roman"/>
        </w:rPr>
        <w:t xml:space="preserve">, we may investigate the use of </w:t>
      </w:r>
      <w:r w:rsidR="00924F78">
        <w:rPr>
          <w:rFonts w:ascii="Times New Roman" w:hAnsi="Times New Roman" w:cs="Times New Roman"/>
        </w:rPr>
        <w:t xml:space="preserve">unsupervised </w:t>
      </w:r>
      <w:r w:rsidR="00135F5A">
        <w:rPr>
          <w:rFonts w:ascii="Times New Roman" w:hAnsi="Times New Roman" w:cs="Times New Roman"/>
        </w:rPr>
        <w:t>machine learning techniques for tissue segmentation [REF]</w:t>
      </w:r>
      <w:r w:rsidR="00924F78">
        <w:rPr>
          <w:rFonts w:ascii="Times New Roman" w:hAnsi="Times New Roman" w:cs="Times New Roman"/>
        </w:rPr>
        <w:t>.</w:t>
      </w:r>
      <w:r w:rsidR="00EB7888">
        <w:rPr>
          <w:rFonts w:ascii="Times New Roman" w:hAnsi="Times New Roman" w:cs="Times New Roman"/>
        </w:rPr>
        <w:t xml:space="preserve"> </w:t>
      </w:r>
      <w:r w:rsidR="00135F5A">
        <w:rPr>
          <w:rFonts w:ascii="Times New Roman" w:hAnsi="Times New Roman" w:cs="Times New Roman"/>
        </w:rPr>
        <w:t>Reducing se</w:t>
      </w:r>
      <w:r w:rsidR="00463999">
        <w:rPr>
          <w:rFonts w:ascii="Times New Roman" w:hAnsi="Times New Roman" w:cs="Times New Roman"/>
        </w:rPr>
        <w:t>g</w:t>
      </w:r>
      <w:r w:rsidR="00135F5A">
        <w:rPr>
          <w:rFonts w:ascii="Times New Roman" w:hAnsi="Times New Roman" w:cs="Times New Roman"/>
        </w:rPr>
        <w:t>mentation time</w:t>
      </w:r>
      <w:r w:rsidR="00463999">
        <w:rPr>
          <w:rFonts w:ascii="Times New Roman" w:hAnsi="Times New Roman" w:cs="Times New Roman"/>
        </w:rPr>
        <w:t xml:space="preserve"> will reduce </w:t>
      </w:r>
      <w:proofErr w:type="spellStart"/>
      <w:r w:rsidR="00463999">
        <w:rPr>
          <w:rFonts w:ascii="Times New Roman" w:hAnsi="Times New Roman" w:cs="Times New Roman"/>
        </w:rPr>
        <w:t>MRgFUS</w:t>
      </w:r>
      <w:proofErr w:type="spellEnd"/>
      <w:r w:rsidR="00463999">
        <w:rPr>
          <w:rFonts w:ascii="Times New Roman" w:hAnsi="Times New Roman" w:cs="Times New Roman"/>
        </w:rPr>
        <w:t xml:space="preserve"> predictive model computation times, but the</w:t>
      </w:r>
      <w:r w:rsidR="00EB7888">
        <w:rPr>
          <w:rFonts w:ascii="Times New Roman" w:hAnsi="Times New Roman" w:cs="Times New Roman"/>
        </w:rPr>
        <w:t xml:space="preserve"> challenge of </w:t>
      </w:r>
      <w:r w:rsidR="00463999">
        <w:rPr>
          <w:rFonts w:ascii="Times New Roman" w:hAnsi="Times New Roman" w:cs="Times New Roman"/>
        </w:rPr>
        <w:t>slow</w:t>
      </w:r>
      <w:r w:rsidR="00EB7888">
        <w:rPr>
          <w:rFonts w:ascii="Times New Roman" w:hAnsi="Times New Roman" w:cs="Times New Roman"/>
        </w:rPr>
        <w:t xml:space="preserve"> acoustic and thermal models themselves</w:t>
      </w:r>
      <w:r w:rsidR="00463999">
        <w:rPr>
          <w:rFonts w:ascii="Times New Roman" w:hAnsi="Times New Roman" w:cs="Times New Roman"/>
        </w:rPr>
        <w:t xml:space="preserve"> will remain.  Future efforts could include the use of physics-informed machine learning algorithms or reduced order models to accelerate predictive simulations.</w:t>
      </w:r>
    </w:p>
    <w:p w14:paraId="4F63B7D5" w14:textId="77777777" w:rsidR="006172B0" w:rsidRDefault="006172B0" w:rsidP="006172B0">
      <w:pPr>
        <w:spacing w:after="0" w:line="240" w:lineRule="auto"/>
        <w:rPr>
          <w:rFonts w:ascii="Times New Roman" w:hAnsi="Times New Roman" w:cs="Times New Roman"/>
        </w:rPr>
      </w:pPr>
    </w:p>
    <w:p w14:paraId="32DA23FC" w14:textId="33A020E7" w:rsidR="00032D0D" w:rsidRDefault="00032D0D" w:rsidP="008A651A">
      <w:pPr>
        <w:spacing w:after="0" w:line="240" w:lineRule="auto"/>
        <w:rPr>
          <w:rFonts w:ascii="Times New Roman" w:hAnsi="Times New Roman" w:cs="Times New Roman"/>
          <w:b/>
          <w:bCs/>
        </w:rPr>
      </w:pPr>
    </w:p>
    <w:p w14:paraId="23776CAC" w14:textId="27A25817"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Aim 3:</w:t>
      </w:r>
      <w:r w:rsidR="00AC5EBA" w:rsidRPr="00AC5EBA">
        <w:t xml:space="preserve"> </w:t>
      </w:r>
      <w:r w:rsidR="00AC5EBA" w:rsidRPr="00AC5EBA">
        <w:rPr>
          <w:rFonts w:ascii="Times New Roman" w:hAnsi="Times New Roman" w:cs="Times New Roman"/>
        </w:rPr>
        <w:t xml:space="preserve">Assess product-market fit. We will collect information from relevant stakeholders to identify the path of highest potential to clinical implementation of model-based treatment planning.  Stakeholders include current clinicians performing treatments, companies developing hardware and software for </w:t>
      </w:r>
      <w:proofErr w:type="spellStart"/>
      <w:r w:rsidR="00AC5EBA" w:rsidRPr="00AC5EBA">
        <w:rPr>
          <w:rFonts w:ascii="Times New Roman" w:hAnsi="Times New Roman" w:cs="Times New Roman"/>
        </w:rPr>
        <w:t>MRgFUS</w:t>
      </w:r>
      <w:proofErr w:type="spellEnd"/>
      <w:r w:rsidR="00AC5EBA" w:rsidRPr="00AC5EBA">
        <w:rPr>
          <w:rFonts w:ascii="Times New Roman" w:hAnsi="Times New Roman" w:cs="Times New Roman"/>
        </w:rPr>
        <w:t>, and staff engaged in the hospital workflow.  We will identify data and visualization tools that will be most relevant and informative in developing treatments of highest efficacy and lowest cost.</w:t>
      </w:r>
    </w:p>
    <w:p w14:paraId="66F21F3A" w14:textId="75681FC0" w:rsidR="001E4D71" w:rsidRDefault="00032D0D" w:rsidP="001E4D71">
      <w:pPr>
        <w:rPr>
          <w:rFonts w:ascii="Calibri" w:hAnsi="Calibri" w:cs="Calibri"/>
          <w:color w:val="212121"/>
        </w:rPr>
      </w:pPr>
      <w:r>
        <w:rPr>
          <w:rFonts w:ascii="Times New Roman" w:hAnsi="Times New Roman" w:cs="Times New Roman"/>
          <w:b/>
          <w:bCs/>
        </w:rPr>
        <w:t>Rationale:</w:t>
      </w:r>
      <w:r w:rsidR="001E1CE2">
        <w:rPr>
          <w:rFonts w:ascii="Times New Roman" w:hAnsi="Times New Roman" w:cs="Times New Roman"/>
          <w:b/>
          <w:bCs/>
        </w:rPr>
        <w:t xml:space="preserve">  </w:t>
      </w:r>
    </w:p>
    <w:p w14:paraId="427868A3" w14:textId="0D132523" w:rsidR="001E4D71" w:rsidRPr="001E4D71" w:rsidRDefault="001E4D71" w:rsidP="001E4D71">
      <w:pPr>
        <w:rPr>
          <w:rFonts w:ascii="Times New Roman" w:hAnsi="Times New Roman" w:cs="Times New Roman"/>
        </w:rPr>
      </w:pPr>
      <w:r w:rsidRPr="001E4D71">
        <w:rPr>
          <w:rFonts w:ascii="Times New Roman" w:hAnsi="Times New Roman" w:cs="Times New Roman"/>
        </w:rPr>
        <w:t>From Britt</w:t>
      </w:r>
      <w:r>
        <w:rPr>
          <w:rFonts w:ascii="Times New Roman" w:hAnsi="Times New Roman" w:cs="Times New Roman"/>
        </w:rPr>
        <w:t>: areas where he could contribute…</w:t>
      </w:r>
    </w:p>
    <w:p w14:paraId="13B3FF6F" w14:textId="60A559F1" w:rsidR="001E4D71" w:rsidRDefault="001E4D71" w:rsidP="001E4D71">
      <w:pPr>
        <w:pStyle w:val="ListParagraph"/>
        <w:numPr>
          <w:ilvl w:val="0"/>
          <w:numId w:val="25"/>
        </w:numPr>
        <w:rPr>
          <w:rFonts w:ascii="Times New Roman" w:hAnsi="Times New Roman" w:cs="Times New Roman"/>
        </w:rPr>
      </w:pPr>
      <w:r>
        <w:rPr>
          <w:rFonts w:ascii="Times New Roman" w:hAnsi="Times New Roman" w:cs="Times New Roman"/>
        </w:rPr>
        <w:t>Provide insight, perspectives, and connections</w:t>
      </w:r>
    </w:p>
    <w:p w14:paraId="322DAC72" w14:textId="36D49063" w:rsidR="001E4D71" w:rsidRDefault="001E4D71" w:rsidP="001E4D71">
      <w:pPr>
        <w:pStyle w:val="ListParagraph"/>
        <w:numPr>
          <w:ilvl w:val="0"/>
          <w:numId w:val="25"/>
        </w:numPr>
        <w:rPr>
          <w:rFonts w:ascii="Times New Roman" w:hAnsi="Times New Roman" w:cs="Times New Roman"/>
        </w:rPr>
      </w:pPr>
      <w:r w:rsidRPr="001E4D71">
        <w:rPr>
          <w:rFonts w:ascii="Times New Roman" w:hAnsi="Times New Roman" w:cs="Times New Roman"/>
        </w:rPr>
        <w:t>explore funding for High Intensity Focused Ultrasound (HIFU) (in comparison to other modalities such as radiation therapy or proton beam)</w:t>
      </w:r>
    </w:p>
    <w:p w14:paraId="1CCE7112" w14:textId="77777777" w:rsidR="001E4D71" w:rsidRDefault="001E4D71" w:rsidP="001E4D71">
      <w:pPr>
        <w:pStyle w:val="ListParagraph"/>
        <w:numPr>
          <w:ilvl w:val="0"/>
          <w:numId w:val="25"/>
        </w:numPr>
        <w:rPr>
          <w:rFonts w:ascii="Times New Roman" w:hAnsi="Times New Roman" w:cs="Times New Roman"/>
        </w:rPr>
      </w:pPr>
      <w:r w:rsidRPr="001E4D71">
        <w:rPr>
          <w:rFonts w:ascii="Times New Roman" w:hAnsi="Times New Roman" w:cs="Times New Roman"/>
        </w:rPr>
        <w:t>list/identify current commercial application of technology </w:t>
      </w:r>
    </w:p>
    <w:p w14:paraId="0B85B0F9" w14:textId="56E15032" w:rsidR="001E4D71" w:rsidRPr="001E4D71" w:rsidRDefault="001E4D71" w:rsidP="001E4D71">
      <w:pPr>
        <w:pStyle w:val="ListParagraph"/>
        <w:numPr>
          <w:ilvl w:val="0"/>
          <w:numId w:val="25"/>
        </w:numPr>
        <w:rPr>
          <w:rFonts w:ascii="Times New Roman" w:hAnsi="Times New Roman" w:cs="Times New Roman"/>
        </w:rPr>
      </w:pPr>
      <w:r w:rsidRPr="001E4D71">
        <w:rPr>
          <w:rFonts w:ascii="Times New Roman" w:hAnsi="Times New Roman" w:cs="Times New Roman"/>
        </w:rPr>
        <w:lastRenderedPageBreak/>
        <w:t xml:space="preserve"> identify practitioners that might utilize HIFU </w:t>
      </w:r>
    </w:p>
    <w:p w14:paraId="3790D4AE" w14:textId="22E2EEB1" w:rsidR="00032D0D" w:rsidRDefault="00032D0D" w:rsidP="00032D0D">
      <w:pPr>
        <w:spacing w:after="0" w:line="240" w:lineRule="auto"/>
        <w:rPr>
          <w:rFonts w:ascii="Times New Roman" w:hAnsi="Times New Roman" w:cs="Times New Roman"/>
          <w:b/>
          <w:bCs/>
        </w:rPr>
      </w:pPr>
    </w:p>
    <w:p w14:paraId="4A3BFB04" w14:textId="77777777"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Experimental Methods:</w:t>
      </w:r>
    </w:p>
    <w:p w14:paraId="7A19A031" w14:textId="77777777"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Measures of Success:</w:t>
      </w:r>
    </w:p>
    <w:p w14:paraId="44236C8A" w14:textId="77777777"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Potential Problems and Alternative Strategies:</w:t>
      </w:r>
    </w:p>
    <w:p w14:paraId="211AFD62" w14:textId="77777777" w:rsidR="00032D0D" w:rsidRPr="008A651A" w:rsidRDefault="00032D0D" w:rsidP="008A651A">
      <w:pPr>
        <w:spacing w:after="0" w:line="240" w:lineRule="auto"/>
        <w:rPr>
          <w:rFonts w:ascii="Times New Roman" w:hAnsi="Times New Roman" w:cs="Times New Roman"/>
          <w:b/>
          <w:bCs/>
        </w:rPr>
      </w:pPr>
    </w:p>
    <w:p w14:paraId="38170659" w14:textId="3FB49BD9" w:rsidR="008A651A" w:rsidRDefault="008A651A"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Expected Project Outcomes</w:t>
      </w:r>
    </w:p>
    <w:p w14:paraId="0ECB99BF" w14:textId="42AC9140" w:rsidR="008A651A" w:rsidRDefault="00CC638F" w:rsidP="00AC5EBA">
      <w:pPr>
        <w:spacing w:after="0" w:line="240" w:lineRule="auto"/>
        <w:rPr>
          <w:rFonts w:ascii="Times New Roman" w:hAnsi="Times New Roman" w:cs="Times New Roman"/>
        </w:rPr>
      </w:pPr>
      <w:r w:rsidRPr="00CC638F">
        <w:rPr>
          <w:rFonts w:ascii="Times New Roman" w:hAnsi="Times New Roman" w:cs="Times New Roman"/>
          <w:b/>
          <w:bCs/>
        </w:rPr>
        <w:t>E</w:t>
      </w:r>
      <w:r w:rsidR="008A651A" w:rsidRPr="00CC638F">
        <w:rPr>
          <w:rFonts w:ascii="Times New Roman" w:hAnsi="Times New Roman" w:cs="Times New Roman"/>
          <w:b/>
          <w:bCs/>
        </w:rPr>
        <w:t>xternal funding proposals</w:t>
      </w:r>
      <w:r w:rsidR="008A651A">
        <w:rPr>
          <w:rFonts w:ascii="Times New Roman" w:hAnsi="Times New Roman" w:cs="Times New Roman"/>
        </w:rPr>
        <w:t>:</w:t>
      </w:r>
      <w:r w:rsidR="00AC5EBA">
        <w:rPr>
          <w:rFonts w:ascii="Times New Roman" w:hAnsi="Times New Roman" w:cs="Times New Roman"/>
        </w:rPr>
        <w:t xml:space="preserve"> </w:t>
      </w:r>
      <w:r w:rsidR="00AC5EBA" w:rsidRPr="00AC5EBA">
        <w:rPr>
          <w:rFonts w:ascii="Times New Roman" w:hAnsi="Times New Roman" w:cs="Times New Roman"/>
        </w:rPr>
        <w:t>Completion of these three aims will provide the team with preliminary data necessary for a successful NIH R01</w:t>
      </w:r>
      <w:r w:rsidR="00463999">
        <w:rPr>
          <w:rFonts w:ascii="Times New Roman" w:hAnsi="Times New Roman" w:cs="Times New Roman"/>
        </w:rPr>
        <w:t xml:space="preserve"> (R15)</w:t>
      </w:r>
      <w:r w:rsidR="00AC5EBA" w:rsidRPr="00AC5EBA">
        <w:rPr>
          <w:rFonts w:ascii="Times New Roman" w:hAnsi="Times New Roman" w:cs="Times New Roman"/>
        </w:rPr>
        <w:t xml:space="preserve"> application to develop a </w:t>
      </w:r>
      <w:proofErr w:type="gramStart"/>
      <w:r w:rsidR="00AC5EBA" w:rsidRPr="00AC5EBA">
        <w:rPr>
          <w:rFonts w:ascii="Times New Roman" w:hAnsi="Times New Roman" w:cs="Times New Roman"/>
        </w:rPr>
        <w:t>model-based</w:t>
      </w:r>
      <w:proofErr w:type="gramEnd"/>
      <w:r w:rsidR="00AC5EBA" w:rsidRPr="00AC5EBA">
        <w:rPr>
          <w:rFonts w:ascii="Times New Roman" w:hAnsi="Times New Roman" w:cs="Times New Roman"/>
        </w:rPr>
        <w:t xml:space="preserve"> </w:t>
      </w:r>
      <w:proofErr w:type="spellStart"/>
      <w:r w:rsidR="00AC5EBA" w:rsidRPr="00AC5EBA">
        <w:rPr>
          <w:rFonts w:ascii="Times New Roman" w:hAnsi="Times New Roman" w:cs="Times New Roman"/>
        </w:rPr>
        <w:t>MRgFUS</w:t>
      </w:r>
      <w:proofErr w:type="spellEnd"/>
      <w:r w:rsidR="00AC5EBA" w:rsidRPr="00AC5EBA">
        <w:rPr>
          <w:rFonts w:ascii="Times New Roman" w:hAnsi="Times New Roman" w:cs="Times New Roman"/>
        </w:rPr>
        <w:t xml:space="preserve"> treatment planning platform.</w:t>
      </w:r>
    </w:p>
    <w:p w14:paraId="434E064E" w14:textId="1E5B8858" w:rsidR="00CC638F" w:rsidRDefault="00CC638F" w:rsidP="00AC5EBA">
      <w:pPr>
        <w:spacing w:after="0" w:line="240" w:lineRule="auto"/>
        <w:rPr>
          <w:rFonts w:ascii="Times New Roman" w:hAnsi="Times New Roman" w:cs="Times New Roman"/>
        </w:rPr>
      </w:pPr>
      <w:r w:rsidRPr="00CC638F">
        <w:rPr>
          <w:rFonts w:ascii="Times New Roman" w:hAnsi="Times New Roman" w:cs="Times New Roman"/>
          <w:b/>
          <w:bCs/>
        </w:rPr>
        <w:t>Conference presentations</w:t>
      </w:r>
      <w:r>
        <w:rPr>
          <w:rFonts w:ascii="Times New Roman" w:hAnsi="Times New Roman" w:cs="Times New Roman"/>
        </w:rPr>
        <w:t>:</w:t>
      </w:r>
    </w:p>
    <w:p w14:paraId="13A32D13" w14:textId="7C6702C5" w:rsidR="008A651A" w:rsidRDefault="00CC638F" w:rsidP="00AC5EBA">
      <w:pPr>
        <w:spacing w:after="0" w:line="240" w:lineRule="auto"/>
        <w:rPr>
          <w:rFonts w:ascii="Times New Roman" w:hAnsi="Times New Roman" w:cs="Times New Roman"/>
        </w:rPr>
      </w:pPr>
      <w:r w:rsidRPr="00CC638F">
        <w:rPr>
          <w:rFonts w:ascii="Times New Roman" w:hAnsi="Times New Roman" w:cs="Times New Roman"/>
          <w:b/>
          <w:bCs/>
        </w:rPr>
        <w:t>S</w:t>
      </w:r>
      <w:r w:rsidR="008A651A" w:rsidRPr="00CC638F">
        <w:rPr>
          <w:rFonts w:ascii="Times New Roman" w:hAnsi="Times New Roman" w:cs="Times New Roman"/>
          <w:b/>
          <w:bCs/>
        </w:rPr>
        <w:t>cholarly articles</w:t>
      </w:r>
      <w:r w:rsidR="008A651A">
        <w:rPr>
          <w:rFonts w:ascii="Times New Roman" w:hAnsi="Times New Roman" w:cs="Times New Roman"/>
        </w:rPr>
        <w:t xml:space="preserve"> (Title, Journal, Lead Author):</w:t>
      </w:r>
    </w:p>
    <w:p w14:paraId="50EE198E" w14:textId="5033D0C0" w:rsidR="008A651A" w:rsidRDefault="00CC638F" w:rsidP="00AC5EBA">
      <w:pPr>
        <w:spacing w:after="0" w:line="240" w:lineRule="auto"/>
        <w:rPr>
          <w:rFonts w:ascii="Times New Roman" w:hAnsi="Times New Roman" w:cs="Times New Roman"/>
        </w:rPr>
      </w:pPr>
      <w:r w:rsidRPr="00CC638F">
        <w:rPr>
          <w:rFonts w:ascii="Times New Roman" w:hAnsi="Times New Roman" w:cs="Times New Roman"/>
          <w:b/>
          <w:bCs/>
        </w:rPr>
        <w:t>Student mentoring</w:t>
      </w:r>
      <w:r w:rsidR="008A651A">
        <w:rPr>
          <w:rFonts w:ascii="Times New Roman" w:hAnsi="Times New Roman" w:cs="Times New Roman"/>
        </w:rPr>
        <w:t>:</w:t>
      </w:r>
    </w:p>
    <w:p w14:paraId="413B7C6B" w14:textId="5CB2911A" w:rsidR="008A651A" w:rsidRDefault="00CC638F" w:rsidP="00AC5EBA">
      <w:pPr>
        <w:spacing w:after="0" w:line="240" w:lineRule="auto"/>
        <w:rPr>
          <w:rFonts w:ascii="Times New Roman" w:hAnsi="Times New Roman" w:cs="Times New Roman"/>
        </w:rPr>
      </w:pPr>
      <w:r w:rsidRPr="00CC638F">
        <w:rPr>
          <w:rFonts w:ascii="Times New Roman" w:hAnsi="Times New Roman" w:cs="Times New Roman"/>
          <w:b/>
          <w:bCs/>
        </w:rPr>
        <w:t>Scientific outcomes</w:t>
      </w:r>
      <w:r>
        <w:rPr>
          <w:rFonts w:ascii="Times New Roman" w:hAnsi="Times New Roman" w:cs="Times New Roman"/>
        </w:rPr>
        <w:t>:</w:t>
      </w:r>
    </w:p>
    <w:p w14:paraId="2182567B" w14:textId="77777777" w:rsidR="008A651A" w:rsidRPr="008A651A" w:rsidRDefault="008A651A" w:rsidP="00B46830">
      <w:pPr>
        <w:spacing w:after="0" w:line="240" w:lineRule="auto"/>
        <w:ind w:left="720"/>
        <w:rPr>
          <w:rFonts w:ascii="Times New Roman" w:hAnsi="Times New Roman" w:cs="Times New Roman"/>
        </w:rPr>
      </w:pPr>
    </w:p>
    <w:p w14:paraId="50A9A139" w14:textId="203C5F30" w:rsidR="008A651A" w:rsidRDefault="008A651A"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Schedule</w:t>
      </w:r>
    </w:p>
    <w:p w14:paraId="471C783F" w14:textId="2F9A8CE3" w:rsidR="008A651A" w:rsidRDefault="008A651A" w:rsidP="00B46830">
      <w:pPr>
        <w:spacing w:after="0" w:line="240" w:lineRule="auto"/>
        <w:ind w:left="720"/>
        <w:rPr>
          <w:rFonts w:ascii="Times New Roman" w:hAnsi="Times New Roman" w:cs="Times New Roman"/>
        </w:rPr>
      </w:pPr>
      <w:r>
        <w:rPr>
          <w:rFonts w:ascii="Times New Roman" w:hAnsi="Times New Roman" w:cs="Times New Roman"/>
        </w:rPr>
        <w:t>The study will be conducted according to the following schedule.</w:t>
      </w:r>
    </w:p>
    <w:p w14:paraId="571BB50F" w14:textId="7F1BF274" w:rsidR="008A651A" w:rsidRPr="008A651A" w:rsidRDefault="008A651A" w:rsidP="00B46830">
      <w:pPr>
        <w:spacing w:after="0" w:line="240" w:lineRule="auto"/>
        <w:ind w:left="720"/>
        <w:rPr>
          <w:rFonts w:ascii="Times New Roman" w:hAnsi="Times New Roman" w:cs="Times New Roman"/>
        </w:rPr>
      </w:pPr>
      <w:r w:rsidRPr="000A41E3">
        <w:rPr>
          <w:noProof/>
          <w:highlight w:val="yellow"/>
        </w:rPr>
        <w:drawing>
          <wp:inline distT="0" distB="0" distL="0" distR="0" wp14:anchorId="26965E78" wp14:editId="71B2FA88">
            <wp:extent cx="2607310" cy="896620"/>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310" cy="896620"/>
                    </a:xfrm>
                    <a:prstGeom prst="rect">
                      <a:avLst/>
                    </a:prstGeom>
                    <a:noFill/>
                    <a:ln>
                      <a:noFill/>
                    </a:ln>
                  </pic:spPr>
                </pic:pic>
              </a:graphicData>
            </a:graphic>
          </wp:inline>
        </w:drawing>
      </w:r>
      <w:r w:rsidRPr="000A41E3">
        <w:rPr>
          <w:rFonts w:ascii="Times New Roman" w:hAnsi="Times New Roman" w:cs="Times New Roman"/>
          <w:highlight w:val="yellow"/>
        </w:rPr>
        <w:t xml:space="preserve"> </w:t>
      </w:r>
      <w:r w:rsidR="000A41E3" w:rsidRPr="000A41E3">
        <w:rPr>
          <w:rFonts w:ascii="Times New Roman" w:hAnsi="Times New Roman" w:cs="Times New Roman"/>
          <w:highlight w:val="yellow"/>
        </w:rPr>
        <w:t>UPDATE FIGURE</w:t>
      </w:r>
    </w:p>
    <w:p w14:paraId="7A94B394" w14:textId="1327E04B" w:rsidR="008A651A" w:rsidRDefault="008A651A"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Team</w:t>
      </w:r>
    </w:p>
    <w:p w14:paraId="517DABF5" w14:textId="35C98C58" w:rsidR="008A651A" w:rsidRPr="00032D0D" w:rsidRDefault="008A651A" w:rsidP="008A651A">
      <w:pPr>
        <w:spacing w:after="0" w:line="240" w:lineRule="auto"/>
        <w:rPr>
          <w:rFonts w:ascii="Times New Roman" w:hAnsi="Times New Roman" w:cs="Times New Roman"/>
        </w:rPr>
      </w:pPr>
      <w:r w:rsidRPr="00032D0D">
        <w:rPr>
          <w:rFonts w:ascii="Times New Roman" w:hAnsi="Times New Roman" w:cs="Times New Roman"/>
        </w:rPr>
        <w:t>Two sentences per team member.</w:t>
      </w:r>
      <w:r w:rsidR="00032D0D" w:rsidRPr="00032D0D">
        <w:rPr>
          <w:rFonts w:ascii="Times New Roman" w:hAnsi="Times New Roman" w:cs="Times New Roman"/>
        </w:rPr>
        <w:t xml:space="preserve"> One sentence highlighting expertise and experience.  One sentence highlighting what they will do for this project.</w:t>
      </w:r>
    </w:p>
    <w:p w14:paraId="3A73576A" w14:textId="0038FC48" w:rsidR="00EE5829" w:rsidRDefault="00EE5829" w:rsidP="00EE5829">
      <w:pPr>
        <w:spacing w:after="0" w:line="240" w:lineRule="auto"/>
      </w:pPr>
      <w:r>
        <w:t xml:space="preserve">Define each team members’ critical role and expertise, how they were integrated </w:t>
      </w:r>
      <w:r w:rsidR="00B46830">
        <w:t>and</w:t>
      </w:r>
      <w:r>
        <w:t xml:space="preserve"> essential for success</w:t>
      </w:r>
    </w:p>
    <w:p w14:paraId="25330224" w14:textId="07CE51B6" w:rsidR="001A2C11" w:rsidRDefault="001A2C11" w:rsidP="00EE5829">
      <w:pPr>
        <w:spacing w:after="0" w:line="240" w:lineRule="auto"/>
      </w:pPr>
    </w:p>
    <w:p w14:paraId="569C2A16" w14:textId="571DCC16" w:rsidR="008A651A" w:rsidRDefault="009F24E1">
      <w:pPr>
        <w:rPr>
          <w:rFonts w:ascii="Times New Roman" w:hAnsi="Times New Roman" w:cs="Times New Roman"/>
        </w:rPr>
      </w:pPr>
      <w:r w:rsidRPr="005F6E13">
        <w:rPr>
          <w:rFonts w:ascii="Times New Roman" w:hAnsi="Times New Roman" w:cs="Times New Roman"/>
          <w:b/>
          <w:bCs/>
        </w:rPr>
        <w:t>Christopher R. Dillon</w:t>
      </w:r>
      <w:r>
        <w:rPr>
          <w:rFonts w:ascii="Times New Roman" w:hAnsi="Times New Roman" w:cs="Times New Roman"/>
        </w:rPr>
        <w:t xml:space="preserve"> is a mechanical and biomedical engineer with over a decade of experience in </w:t>
      </w:r>
      <w:r w:rsidR="00FE3E23">
        <w:rPr>
          <w:rFonts w:ascii="Times New Roman" w:hAnsi="Times New Roman" w:cs="Times New Roman"/>
        </w:rPr>
        <w:t xml:space="preserve">acoustic and </w:t>
      </w:r>
      <w:r>
        <w:rPr>
          <w:rFonts w:ascii="Times New Roman" w:hAnsi="Times New Roman" w:cs="Times New Roman"/>
        </w:rPr>
        <w:t xml:space="preserve">biothermal modeling of </w:t>
      </w:r>
      <w:proofErr w:type="spellStart"/>
      <w:r>
        <w:rPr>
          <w:rFonts w:ascii="Times New Roman" w:hAnsi="Times New Roman" w:cs="Times New Roman"/>
        </w:rPr>
        <w:t>MRgFUS</w:t>
      </w:r>
      <w:proofErr w:type="spellEnd"/>
      <w:r>
        <w:rPr>
          <w:rFonts w:ascii="Times New Roman" w:hAnsi="Times New Roman" w:cs="Times New Roman"/>
        </w:rPr>
        <w:t xml:space="preserve"> therapies.  He will oversee </w:t>
      </w:r>
      <w:r w:rsidR="00FE3E23">
        <w:rPr>
          <w:rFonts w:ascii="Times New Roman" w:hAnsi="Times New Roman" w:cs="Times New Roman"/>
        </w:rPr>
        <w:t xml:space="preserve">the project generally, coordinating between co-investigators at BYU and collaborators at the University of Utah, and specifically mentor students in the development of improved predictive models for Aim 1. </w:t>
      </w:r>
      <w:r w:rsidR="001A2C11" w:rsidRPr="005F6E13">
        <w:rPr>
          <w:rFonts w:ascii="Times New Roman" w:hAnsi="Times New Roman" w:cs="Times New Roman"/>
          <w:b/>
          <w:bCs/>
        </w:rPr>
        <w:t>David Dahl</w:t>
      </w:r>
      <w:r w:rsidR="001A2C11" w:rsidRPr="001A2C11">
        <w:rPr>
          <w:rFonts w:ascii="Times New Roman" w:hAnsi="Times New Roman" w:cs="Times New Roman"/>
        </w:rPr>
        <w:t xml:space="preserve"> is a Bayesian statistician with extensive experience collaborating with scientists in the life sciences.  He will be particularly responsible for the statistical </w:t>
      </w:r>
      <w:r w:rsidR="00FE3E23">
        <w:rPr>
          <w:rFonts w:ascii="Times New Roman" w:hAnsi="Times New Roman" w:cs="Times New Roman"/>
        </w:rPr>
        <w:t xml:space="preserve">uncertainty </w:t>
      </w:r>
      <w:r w:rsidR="001A2C11" w:rsidRPr="001A2C11">
        <w:rPr>
          <w:rFonts w:ascii="Times New Roman" w:hAnsi="Times New Roman" w:cs="Times New Roman"/>
        </w:rPr>
        <w:t>modeling in Aim 1, but he will also support the machine learning</w:t>
      </w:r>
      <w:r w:rsidR="00FE3E23">
        <w:rPr>
          <w:rFonts w:ascii="Times New Roman" w:hAnsi="Times New Roman" w:cs="Times New Roman"/>
        </w:rPr>
        <w:t xml:space="preserve"> assessment</w:t>
      </w:r>
      <w:r w:rsidR="001A2C11" w:rsidRPr="001A2C11">
        <w:rPr>
          <w:rFonts w:ascii="Times New Roman" w:hAnsi="Times New Roman" w:cs="Times New Roman"/>
        </w:rPr>
        <w:t xml:space="preserve"> in Aim 2 and the quantitative analysis for Aim 3.</w:t>
      </w:r>
    </w:p>
    <w:p w14:paraId="0ED3F0DA" w14:textId="77777777" w:rsidR="005D67B6" w:rsidRDefault="005D67B6">
      <w:pPr>
        <w:rPr>
          <w:rFonts w:ascii="Times New Roman" w:hAnsi="Times New Roman" w:cs="Times New Roman"/>
          <w:b/>
          <w:bCs/>
        </w:rPr>
      </w:pPr>
      <w:r>
        <w:rPr>
          <w:rFonts w:ascii="Times New Roman" w:hAnsi="Times New Roman" w:cs="Times New Roman"/>
          <w:b/>
          <w:bCs/>
        </w:rPr>
        <w:br w:type="page"/>
      </w:r>
    </w:p>
    <w:p w14:paraId="1AA840B3" w14:textId="06D0AEF0" w:rsidR="00032D0D" w:rsidRDefault="008A651A" w:rsidP="008A651A">
      <w:pPr>
        <w:spacing w:after="0" w:line="240" w:lineRule="auto"/>
        <w:rPr>
          <w:rFonts w:ascii="Times New Roman" w:hAnsi="Times New Roman" w:cs="Times New Roman"/>
          <w:b/>
          <w:bCs/>
        </w:rPr>
      </w:pPr>
      <w:r w:rsidRPr="00032D0D">
        <w:rPr>
          <w:rFonts w:ascii="Times New Roman" w:hAnsi="Times New Roman" w:cs="Times New Roman"/>
          <w:b/>
          <w:bCs/>
        </w:rPr>
        <w:lastRenderedPageBreak/>
        <w:t>References</w:t>
      </w:r>
    </w:p>
    <w:p w14:paraId="529E9F65" w14:textId="77777777" w:rsidR="009218AD" w:rsidRPr="009218AD" w:rsidRDefault="00D90EA5" w:rsidP="009218AD">
      <w:pPr>
        <w:pStyle w:val="Bibliography"/>
        <w:rPr>
          <w:rFonts w:ascii="Times New Roman" w:hAnsi="Times New Roman" w:cs="Times New Roman"/>
        </w:rPr>
      </w:pPr>
      <w:r>
        <w:rPr>
          <w:b/>
          <w:bCs/>
        </w:rPr>
        <w:fldChar w:fldCharType="begin"/>
      </w:r>
      <w:r>
        <w:rPr>
          <w:b/>
          <w:bCs/>
        </w:rPr>
        <w:instrText xml:space="preserve"> ADDIN ZOTERO_BIBL {"uncited":[],"omitted":[],"custom":[]} CSL_BIBLIOGRAPHY </w:instrText>
      </w:r>
      <w:r>
        <w:rPr>
          <w:b/>
          <w:bCs/>
        </w:rPr>
        <w:fldChar w:fldCharType="separate"/>
      </w:r>
      <w:r w:rsidR="009218AD" w:rsidRPr="009218AD">
        <w:rPr>
          <w:rFonts w:ascii="Times New Roman" w:hAnsi="Times New Roman" w:cs="Times New Roman"/>
        </w:rPr>
        <w:t xml:space="preserve">1. </w:t>
      </w:r>
      <w:r w:rsidR="009218AD" w:rsidRPr="009218AD">
        <w:rPr>
          <w:rFonts w:ascii="Times New Roman" w:hAnsi="Times New Roman" w:cs="Times New Roman"/>
        </w:rPr>
        <w:tab/>
        <w:t>breastcancer.org [Internet]. Breast Cancer Facts and Statistics. 2023. Available from: https://www.breastcancer.org/facts-statistics</w:t>
      </w:r>
    </w:p>
    <w:p w14:paraId="2A55BA36"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 </w:t>
      </w:r>
      <w:r w:rsidRPr="009218AD">
        <w:rPr>
          <w:rFonts w:ascii="Times New Roman" w:hAnsi="Times New Roman" w:cs="Times New Roman"/>
        </w:rPr>
        <w:tab/>
        <w:t xml:space="preserve">Carlsson M, Hamrin E. Psychological and psychosocial aspects of breast cancer and breast cancer treatment; A literature review. Cancer Nurs. 1994 Oct;17(5):418. </w:t>
      </w:r>
    </w:p>
    <w:p w14:paraId="35D57F43"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3. </w:t>
      </w:r>
      <w:r w:rsidRPr="009218AD">
        <w:rPr>
          <w:rFonts w:ascii="Times New Roman" w:hAnsi="Times New Roman" w:cs="Times New Roman"/>
        </w:rPr>
        <w:tab/>
        <w:t xml:space="preserve">Hanson Frost M, Suman VJ, Rummans TA, Dose AM, Taylor M, Novotny P, et al. Physical, psychological and social well-being of women with breast cancer: the influence of disease phase. Psychooncology. 2000;9(3):221–31. </w:t>
      </w:r>
    </w:p>
    <w:p w14:paraId="5A7FF86B"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4. </w:t>
      </w:r>
      <w:r w:rsidRPr="009218AD">
        <w:rPr>
          <w:rFonts w:ascii="Times New Roman" w:hAnsi="Times New Roman" w:cs="Times New Roman"/>
        </w:rPr>
        <w:tab/>
        <w:t xml:space="preserve">Ganz PA. Psychological and social aspects of breast cancer. Oncology. 2008 May 1;22(6):642–642. </w:t>
      </w:r>
    </w:p>
    <w:p w14:paraId="7A69FADB"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5. </w:t>
      </w:r>
      <w:r w:rsidRPr="009218AD">
        <w:rPr>
          <w:rFonts w:ascii="Times New Roman" w:hAnsi="Times New Roman" w:cs="Times New Roman"/>
        </w:rPr>
        <w:tab/>
        <w:t xml:space="preserve">Shapiro CL, Recht A. Side Effects of Adjuvant Treatment of Breast Cancer. N Engl J Med. 2001 Jun 28;344(26):1997–2008. </w:t>
      </w:r>
    </w:p>
    <w:p w14:paraId="4EC9A988"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6. </w:t>
      </w:r>
      <w:r w:rsidRPr="009218AD">
        <w:rPr>
          <w:rFonts w:ascii="Times New Roman" w:hAnsi="Times New Roman" w:cs="Times New Roman"/>
        </w:rPr>
        <w:tab/>
        <w:t xml:space="preserve">Tao JJ, Visvanathan K, Wolff AC. Long term side effects of adjuvant chemotherapy in patients with early breast cancer. The Breast. 2015 Nov 1;24:S149–53. </w:t>
      </w:r>
    </w:p>
    <w:p w14:paraId="2979978E"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7. </w:t>
      </w:r>
      <w:r w:rsidRPr="009218AD">
        <w:rPr>
          <w:rFonts w:ascii="Times New Roman" w:hAnsi="Times New Roman" w:cs="Times New Roman"/>
        </w:rPr>
        <w:tab/>
        <w:t xml:space="preserve">Condorelli R, Vaz-Luis I. Managing side effects in adjuvant endocrine therapy for breast cancer. Expert Rev Anticancer Ther. 2018 Nov 2;18(11):1101–12. </w:t>
      </w:r>
    </w:p>
    <w:p w14:paraId="38B7F190"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8. </w:t>
      </w:r>
      <w:r w:rsidRPr="009218AD">
        <w:rPr>
          <w:rFonts w:ascii="Times New Roman" w:hAnsi="Times New Roman" w:cs="Times New Roman"/>
        </w:rPr>
        <w:tab/>
        <w:t xml:space="preserve">Franzoi MA, Agostinetto E, Perachino M, Del Mastro L, de Azambuja E, Vaz-Luis I, et al. Evidence-based approaches for the management of side-effects of adjuvant endocrine therapy in patients with breast cancer. Lancet Oncol. 2021 Jul 1;22(7):e303–13. </w:t>
      </w:r>
    </w:p>
    <w:p w14:paraId="03BAE607"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9. </w:t>
      </w:r>
      <w:r w:rsidRPr="009218AD">
        <w:rPr>
          <w:rFonts w:ascii="Times New Roman" w:hAnsi="Times New Roman" w:cs="Times New Roman"/>
        </w:rPr>
        <w:tab/>
        <w:t xml:space="preserve">Sjövall K, Strömbeck G, Löfgren A, Bendahl PO, Gunnars B. Adjuvant radiotherapy of women with breast cancer – Information, support and side-effects. Eur J Oncol Nurs. 2010 Apr 1;14(2):147–53. </w:t>
      </w:r>
    </w:p>
    <w:p w14:paraId="34173D50"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10. </w:t>
      </w:r>
      <w:r w:rsidRPr="009218AD">
        <w:rPr>
          <w:rFonts w:ascii="Times New Roman" w:hAnsi="Times New Roman" w:cs="Times New Roman"/>
        </w:rPr>
        <w:tab/>
        <w:t xml:space="preserve">Collins KK, Liu Y, Schootman M, Aft R, Yan Y, Dean G, et al. Effects of breast cancer surgery and surgical side effects on body image over time. Breast Cancer Res Treat. 2011 Feb 1;126(1):167–76. </w:t>
      </w:r>
    </w:p>
    <w:p w14:paraId="7A97E453"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11. </w:t>
      </w:r>
      <w:r w:rsidRPr="009218AD">
        <w:rPr>
          <w:rFonts w:ascii="Times New Roman" w:hAnsi="Times New Roman" w:cs="Times New Roman"/>
        </w:rPr>
        <w:tab/>
        <w:t xml:space="preserve">Odle TG. Adverse Effects of Breast Cancer Treatment. Radiol Technol. 2014 Jan 1;85(3):297M-319M. </w:t>
      </w:r>
    </w:p>
    <w:p w14:paraId="301F422F"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12. </w:t>
      </w:r>
      <w:r w:rsidRPr="009218AD">
        <w:rPr>
          <w:rFonts w:ascii="Times New Roman" w:hAnsi="Times New Roman" w:cs="Times New Roman"/>
        </w:rPr>
        <w:tab/>
        <w:t xml:space="preserve">Helms RL, O’Hea EL, Corso M. Body image issues in women with breast cancer. Psychol Health Med. 2008 May 1;13(3):313–25. </w:t>
      </w:r>
    </w:p>
    <w:p w14:paraId="3A3ACCA2"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13. </w:t>
      </w:r>
      <w:r w:rsidRPr="009218AD">
        <w:rPr>
          <w:rFonts w:ascii="Times New Roman" w:hAnsi="Times New Roman" w:cs="Times New Roman"/>
        </w:rPr>
        <w:tab/>
        <w:t xml:space="preserve">Baqutayan SMS. The Effect of Anxiety on Breast Cancer Patients. Indian J Psychol Med. 2012 Apr 1;34(2):119–23. </w:t>
      </w:r>
    </w:p>
    <w:p w14:paraId="7CC9283B"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14. </w:t>
      </w:r>
      <w:r w:rsidRPr="009218AD">
        <w:rPr>
          <w:rFonts w:ascii="Times New Roman" w:hAnsi="Times New Roman" w:cs="Times New Roman"/>
        </w:rPr>
        <w:tab/>
        <w:t xml:space="preserve">Waks AG, Winer EP. Breast Cancer Treatment: A Review. JAMA. 2019 Jan 22;321(3):288–300. </w:t>
      </w:r>
    </w:p>
    <w:p w14:paraId="4C196747"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15. </w:t>
      </w:r>
      <w:r w:rsidRPr="009218AD">
        <w:rPr>
          <w:rFonts w:ascii="Times New Roman" w:hAnsi="Times New Roman" w:cs="Times New Roman"/>
        </w:rPr>
        <w:tab/>
        <w:t xml:space="preserve">Wu F, ter Haar G, Chen WR. High-intensity focused ultrasound ablation of breast cancer. Expert Rev Anticancer Ther. 2007 Jun 1;7(6):823–31. </w:t>
      </w:r>
    </w:p>
    <w:p w14:paraId="059BF4C6"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16. </w:t>
      </w:r>
      <w:r w:rsidRPr="009218AD">
        <w:rPr>
          <w:rFonts w:ascii="Times New Roman" w:hAnsi="Times New Roman" w:cs="Times New Roman"/>
        </w:rPr>
        <w:tab/>
        <w:t xml:space="preserve">Al-Bataineh O, Jenne J, Huber P. Clinical and future applications of high intensity focused ultrasound in cancer. Cancer Treat Rev. 2012 Aug 1;38(5):346–53. </w:t>
      </w:r>
    </w:p>
    <w:p w14:paraId="4B0A0B92"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lastRenderedPageBreak/>
        <w:t xml:space="preserve">17. </w:t>
      </w:r>
      <w:r w:rsidRPr="009218AD">
        <w:rPr>
          <w:rFonts w:ascii="Times New Roman" w:hAnsi="Times New Roman" w:cs="Times New Roman"/>
        </w:rPr>
        <w:tab/>
        <w:t xml:space="preserve">Peek MCL, Ahmed M, Napoli A, ten Haken B, McWilliams S, Usiskin SI, et al. Systematic review of high-intensity focused ultrasound ablation in the treatment of breast cancer. Br J Surg. 2015 Jul 1;102(8):873–82. </w:t>
      </w:r>
    </w:p>
    <w:p w14:paraId="5B6AD05B"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18. </w:t>
      </w:r>
      <w:r w:rsidRPr="009218AD">
        <w:rPr>
          <w:rFonts w:ascii="Times New Roman" w:hAnsi="Times New Roman" w:cs="Times New Roman"/>
        </w:rPr>
        <w:tab/>
        <w:t xml:space="preserve">Maloney E, Hwang JH. Emerging HIFU applications in cancer therapy. Int J Hyperthermia. 2015 Apr 3;31(3):302–9. </w:t>
      </w:r>
    </w:p>
    <w:p w14:paraId="2BC8179D"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19. </w:t>
      </w:r>
      <w:r w:rsidRPr="009218AD">
        <w:rPr>
          <w:rFonts w:ascii="Times New Roman" w:hAnsi="Times New Roman" w:cs="Times New Roman"/>
        </w:rPr>
        <w:tab/>
        <w:t xml:space="preserve">Elhelf IAS, Albahar H, Shah U, Oto A, Cressman E, Almekkawy M. High intensity focused ultrasound: The fundamentals, clinical applications and research trends. Diagn Interv Imaging. 2018 Jun 1;99(6):349–59. </w:t>
      </w:r>
    </w:p>
    <w:p w14:paraId="363EB2BC"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20. </w:t>
      </w:r>
      <w:r w:rsidRPr="009218AD">
        <w:rPr>
          <w:rFonts w:ascii="Times New Roman" w:hAnsi="Times New Roman" w:cs="Times New Roman"/>
        </w:rPr>
        <w:tab/>
        <w:t xml:space="preserve">Schlesinger D, Benedict S, Diederich C, Gedroyc W, Klibanov A, Larner J. MR-guided focused ultrasound surgery, present and future. Med Phys. 2013;40(8):080901. </w:t>
      </w:r>
    </w:p>
    <w:p w14:paraId="1E5BA1D4"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21. </w:t>
      </w:r>
      <w:r w:rsidRPr="009218AD">
        <w:rPr>
          <w:rFonts w:ascii="Times New Roman" w:hAnsi="Times New Roman" w:cs="Times New Roman"/>
        </w:rPr>
        <w:tab/>
        <w:t>Furusawa H. MRI-Guided Focused Ultrasound Surgery of Breast Cancer. In: Kinoshita T, editor. Non-surgical Ablation Therapy for Early-stage Breast Cancer [Internet]. Tokyo: Springer Japan; 2016 [cited 2023 Feb 13]. p. 173–81. Available from: https://doi.org/10.1007/978-4-431-54463-0_17</w:t>
      </w:r>
    </w:p>
    <w:p w14:paraId="3C5BF917"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22. </w:t>
      </w:r>
      <w:r w:rsidRPr="009218AD">
        <w:rPr>
          <w:rFonts w:ascii="Times New Roman" w:hAnsi="Times New Roman" w:cs="Times New Roman"/>
        </w:rPr>
        <w:tab/>
        <w:t xml:space="preserve">Jenne JW, Preusser T, Günther M. High-intensity focused ultrasound: Principles, therapy guidance, simulations and applications. Z Für Med Phys. 2012 Dec 1;22(4):311–22. </w:t>
      </w:r>
    </w:p>
    <w:p w14:paraId="2F6FAE3D"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23. </w:t>
      </w:r>
      <w:r w:rsidRPr="009218AD">
        <w:rPr>
          <w:rFonts w:ascii="Times New Roman" w:hAnsi="Times New Roman" w:cs="Times New Roman"/>
        </w:rPr>
        <w:tab/>
        <w:t xml:space="preserve">Ellis S, Rieke V, Kohi M, Westphalen AC. Clinical applications for magnetic resonance guided high intensity focused ultrasound (MRgHIFU): Present and future. J Med Imaging Radiat Oncol. 2013;57(4):391–9. </w:t>
      </w:r>
    </w:p>
    <w:p w14:paraId="6A7C2D8E"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24. </w:t>
      </w:r>
      <w:r w:rsidRPr="009218AD">
        <w:rPr>
          <w:rFonts w:ascii="Times New Roman" w:hAnsi="Times New Roman" w:cs="Times New Roman"/>
        </w:rPr>
        <w:tab/>
        <w:t xml:space="preserve">Payne A, Chopra R, Ellens N, Chen L, Ghanouni P, Sammet S, et al. AAPM Task Group 241: A medical physicist’s guide to MRI-guided focused ultrasound body systems. Med Phys. 2021;48(9):e772–806. </w:t>
      </w:r>
    </w:p>
    <w:p w14:paraId="38EC80CB"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25. </w:t>
      </w:r>
      <w:r w:rsidRPr="009218AD">
        <w:rPr>
          <w:rFonts w:ascii="Times New Roman" w:hAnsi="Times New Roman" w:cs="Times New Roman"/>
        </w:rPr>
        <w:tab/>
        <w:t>White E, Broad M, Myhre S, Manager CP, Serafini MR, Manager CP, et al. Focused Ultrasound Foundation: 2022 State of the Field Report. Available from: https://www.fusfoundation.org/the-foundation/foundation-reports/#SOTF</w:t>
      </w:r>
    </w:p>
    <w:p w14:paraId="6415CE46" w14:textId="77777777" w:rsidR="009218AD" w:rsidRPr="009218AD" w:rsidRDefault="009218AD" w:rsidP="009218AD">
      <w:pPr>
        <w:pStyle w:val="Bibliography"/>
        <w:rPr>
          <w:rFonts w:ascii="Times New Roman" w:hAnsi="Times New Roman" w:cs="Times New Roman"/>
        </w:rPr>
      </w:pPr>
      <w:r w:rsidRPr="009218AD">
        <w:rPr>
          <w:rFonts w:ascii="Times New Roman" w:hAnsi="Times New Roman" w:cs="Times New Roman"/>
        </w:rPr>
        <w:t xml:space="preserve">26. </w:t>
      </w:r>
      <w:r w:rsidRPr="009218AD">
        <w:rPr>
          <w:rFonts w:ascii="Times New Roman" w:hAnsi="Times New Roman" w:cs="Times New Roman"/>
        </w:rPr>
        <w:tab/>
        <w:t xml:space="preserve">Pennes HH. Analysis of Tissue and Arterial Blood Temperatures in the Resting Human Forearm. J Appl Physiol. 1948 Aug;1(2):93–122. </w:t>
      </w:r>
    </w:p>
    <w:p w14:paraId="138D17D6" w14:textId="16D245D0" w:rsidR="00032D0D" w:rsidRDefault="00D90EA5">
      <w:pPr>
        <w:rPr>
          <w:rFonts w:ascii="Times New Roman" w:hAnsi="Times New Roman" w:cs="Times New Roman"/>
          <w:b/>
          <w:bCs/>
        </w:rPr>
      </w:pPr>
      <w:r>
        <w:rPr>
          <w:rFonts w:ascii="Times New Roman" w:hAnsi="Times New Roman" w:cs="Times New Roman"/>
          <w:b/>
          <w:bCs/>
        </w:rPr>
        <w:fldChar w:fldCharType="end"/>
      </w:r>
      <w:r w:rsidR="00032D0D">
        <w:rPr>
          <w:rFonts w:ascii="Times New Roman" w:hAnsi="Times New Roman" w:cs="Times New Roman"/>
          <w:b/>
          <w:bCs/>
        </w:rPr>
        <w:br w:type="page"/>
      </w:r>
    </w:p>
    <w:p w14:paraId="4AB53E86" w14:textId="48C020E0" w:rsidR="008A651A" w:rsidRDefault="00032D0D" w:rsidP="008A651A">
      <w:pPr>
        <w:spacing w:after="0" w:line="240" w:lineRule="auto"/>
        <w:rPr>
          <w:rFonts w:ascii="Times New Roman" w:hAnsi="Times New Roman" w:cs="Times New Roman"/>
          <w:b/>
          <w:bCs/>
        </w:rPr>
      </w:pPr>
      <w:r>
        <w:rPr>
          <w:rFonts w:ascii="Times New Roman" w:hAnsi="Times New Roman" w:cs="Times New Roman"/>
          <w:b/>
          <w:bCs/>
        </w:rPr>
        <w:lastRenderedPageBreak/>
        <w:t>Study Budget</w:t>
      </w:r>
      <w:r w:rsidR="00CC638F">
        <w:rPr>
          <w:rFonts w:ascii="Times New Roman" w:hAnsi="Times New Roman" w:cs="Times New Roman"/>
          <w:b/>
          <w:bCs/>
        </w:rPr>
        <w:t xml:space="preserve"> (1 page)</w:t>
      </w:r>
    </w:p>
    <w:tbl>
      <w:tblPr>
        <w:tblStyle w:val="TableGrid"/>
        <w:tblW w:w="0" w:type="auto"/>
        <w:tblLook w:val="04A0" w:firstRow="1" w:lastRow="0" w:firstColumn="1" w:lastColumn="0" w:noHBand="0" w:noVBand="1"/>
      </w:tblPr>
      <w:tblGrid>
        <w:gridCol w:w="3595"/>
        <w:gridCol w:w="1918"/>
        <w:gridCol w:w="1918"/>
        <w:gridCol w:w="1919"/>
      </w:tblGrid>
      <w:tr w:rsidR="00032D0D" w14:paraId="44B9C7DA" w14:textId="77777777" w:rsidTr="000A41E3">
        <w:tc>
          <w:tcPr>
            <w:tcW w:w="3595" w:type="dxa"/>
            <w:shd w:val="clear" w:color="auto" w:fill="DEEAF6" w:themeFill="accent1" w:themeFillTint="33"/>
          </w:tcPr>
          <w:p w14:paraId="275611EB" w14:textId="66D5841A" w:rsidR="00032D0D" w:rsidRDefault="00032D0D" w:rsidP="008A651A">
            <w:pPr>
              <w:rPr>
                <w:rFonts w:ascii="Times New Roman" w:hAnsi="Times New Roman" w:cs="Times New Roman"/>
                <w:b/>
                <w:bCs/>
              </w:rPr>
            </w:pPr>
            <w:r>
              <w:rPr>
                <w:rFonts w:ascii="Times New Roman" w:hAnsi="Times New Roman" w:cs="Times New Roman"/>
                <w:b/>
                <w:bCs/>
              </w:rPr>
              <w:t>Item</w:t>
            </w:r>
          </w:p>
        </w:tc>
        <w:tc>
          <w:tcPr>
            <w:tcW w:w="1918" w:type="dxa"/>
            <w:shd w:val="clear" w:color="auto" w:fill="DEEAF6" w:themeFill="accent1" w:themeFillTint="33"/>
          </w:tcPr>
          <w:p w14:paraId="2BFA287C" w14:textId="0B9F733F" w:rsidR="00032D0D" w:rsidRDefault="00032D0D" w:rsidP="000A41E3">
            <w:pPr>
              <w:jc w:val="center"/>
              <w:rPr>
                <w:rFonts w:ascii="Times New Roman" w:hAnsi="Times New Roman" w:cs="Times New Roman"/>
                <w:b/>
                <w:bCs/>
              </w:rPr>
            </w:pPr>
            <w:r>
              <w:rPr>
                <w:rFonts w:ascii="Times New Roman" w:hAnsi="Times New Roman" w:cs="Times New Roman"/>
                <w:b/>
                <w:bCs/>
              </w:rPr>
              <w:t>Year 1</w:t>
            </w:r>
          </w:p>
        </w:tc>
        <w:tc>
          <w:tcPr>
            <w:tcW w:w="1918" w:type="dxa"/>
            <w:shd w:val="clear" w:color="auto" w:fill="DEEAF6" w:themeFill="accent1" w:themeFillTint="33"/>
          </w:tcPr>
          <w:p w14:paraId="36EFD4CB" w14:textId="6FF3E151" w:rsidR="00032D0D" w:rsidRDefault="00032D0D" w:rsidP="000A41E3">
            <w:pPr>
              <w:jc w:val="center"/>
              <w:rPr>
                <w:rFonts w:ascii="Times New Roman" w:hAnsi="Times New Roman" w:cs="Times New Roman"/>
                <w:b/>
                <w:bCs/>
              </w:rPr>
            </w:pPr>
            <w:r>
              <w:rPr>
                <w:rFonts w:ascii="Times New Roman" w:hAnsi="Times New Roman" w:cs="Times New Roman"/>
                <w:b/>
                <w:bCs/>
              </w:rPr>
              <w:t>Year 2</w:t>
            </w:r>
          </w:p>
        </w:tc>
        <w:tc>
          <w:tcPr>
            <w:tcW w:w="1919" w:type="dxa"/>
            <w:shd w:val="clear" w:color="auto" w:fill="DEEAF6" w:themeFill="accent1" w:themeFillTint="33"/>
          </w:tcPr>
          <w:p w14:paraId="29C34EFB" w14:textId="17EE4F44" w:rsidR="00032D0D" w:rsidRDefault="00032D0D" w:rsidP="000A41E3">
            <w:pPr>
              <w:jc w:val="center"/>
              <w:rPr>
                <w:rFonts w:ascii="Times New Roman" w:hAnsi="Times New Roman" w:cs="Times New Roman"/>
                <w:b/>
                <w:bCs/>
              </w:rPr>
            </w:pPr>
            <w:r>
              <w:rPr>
                <w:rFonts w:ascii="Times New Roman" w:hAnsi="Times New Roman" w:cs="Times New Roman"/>
                <w:b/>
                <w:bCs/>
              </w:rPr>
              <w:t>Total</w:t>
            </w:r>
          </w:p>
        </w:tc>
      </w:tr>
      <w:tr w:rsidR="00032D0D" w14:paraId="4C732304" w14:textId="77777777" w:rsidTr="000A41E3">
        <w:tc>
          <w:tcPr>
            <w:tcW w:w="3595" w:type="dxa"/>
          </w:tcPr>
          <w:p w14:paraId="2634D9C7" w14:textId="69F6C6F1" w:rsidR="00032D0D" w:rsidRPr="000A41E3" w:rsidRDefault="00032D0D" w:rsidP="008A651A">
            <w:pPr>
              <w:rPr>
                <w:rFonts w:ascii="Times New Roman" w:hAnsi="Times New Roman" w:cs="Times New Roman"/>
              </w:rPr>
            </w:pPr>
            <w:r w:rsidRPr="000A41E3">
              <w:rPr>
                <w:rFonts w:ascii="Times New Roman" w:hAnsi="Times New Roman" w:cs="Times New Roman"/>
              </w:rPr>
              <w:t>Undergraduate Student Support (</w:t>
            </w:r>
            <w:r w:rsidR="00523B97">
              <w:rPr>
                <w:rFonts w:ascii="Times New Roman" w:hAnsi="Times New Roman" w:cs="Times New Roman"/>
              </w:rPr>
              <w:t>10</w:t>
            </w:r>
            <w:r w:rsidRPr="000A41E3">
              <w:rPr>
                <w:rFonts w:ascii="Times New Roman" w:hAnsi="Times New Roman" w:cs="Times New Roman"/>
              </w:rPr>
              <w:t>)</w:t>
            </w:r>
          </w:p>
        </w:tc>
        <w:tc>
          <w:tcPr>
            <w:tcW w:w="1918" w:type="dxa"/>
          </w:tcPr>
          <w:p w14:paraId="54936A21" w14:textId="24105076" w:rsidR="00032D0D" w:rsidRDefault="00523B97" w:rsidP="000A41E3">
            <w:pPr>
              <w:jc w:val="center"/>
              <w:rPr>
                <w:rFonts w:ascii="Times New Roman" w:hAnsi="Times New Roman" w:cs="Times New Roman"/>
                <w:b/>
                <w:bCs/>
              </w:rPr>
            </w:pPr>
            <w:r>
              <w:rPr>
                <w:rFonts w:ascii="Times New Roman" w:hAnsi="Times New Roman" w:cs="Times New Roman"/>
                <w:b/>
                <w:bCs/>
              </w:rPr>
              <w:t>12000</w:t>
            </w:r>
          </w:p>
        </w:tc>
        <w:tc>
          <w:tcPr>
            <w:tcW w:w="1918" w:type="dxa"/>
          </w:tcPr>
          <w:p w14:paraId="365B4EBA" w14:textId="6304179B" w:rsidR="00032D0D" w:rsidRDefault="00523B97" w:rsidP="000A41E3">
            <w:pPr>
              <w:jc w:val="center"/>
              <w:rPr>
                <w:rFonts w:ascii="Times New Roman" w:hAnsi="Times New Roman" w:cs="Times New Roman"/>
                <w:b/>
                <w:bCs/>
              </w:rPr>
            </w:pPr>
            <w:r>
              <w:rPr>
                <w:rFonts w:ascii="Times New Roman" w:hAnsi="Times New Roman" w:cs="Times New Roman"/>
                <w:b/>
                <w:bCs/>
              </w:rPr>
              <w:t>12000</w:t>
            </w:r>
          </w:p>
        </w:tc>
        <w:tc>
          <w:tcPr>
            <w:tcW w:w="1919" w:type="dxa"/>
          </w:tcPr>
          <w:p w14:paraId="67E80E22" w14:textId="12E8C685" w:rsidR="00032D0D" w:rsidRDefault="00523B97" w:rsidP="000A41E3">
            <w:pPr>
              <w:jc w:val="center"/>
              <w:rPr>
                <w:rFonts w:ascii="Times New Roman" w:hAnsi="Times New Roman" w:cs="Times New Roman"/>
                <w:b/>
                <w:bCs/>
              </w:rPr>
            </w:pPr>
            <w:r>
              <w:rPr>
                <w:rFonts w:ascii="Times New Roman" w:hAnsi="Times New Roman" w:cs="Times New Roman"/>
                <w:b/>
                <w:bCs/>
              </w:rPr>
              <w:t>24000</w:t>
            </w:r>
          </w:p>
        </w:tc>
      </w:tr>
      <w:tr w:rsidR="00032D0D" w14:paraId="4D7480C4" w14:textId="77777777" w:rsidTr="000A41E3">
        <w:tc>
          <w:tcPr>
            <w:tcW w:w="3595" w:type="dxa"/>
          </w:tcPr>
          <w:p w14:paraId="7813232C" w14:textId="716D3FD3" w:rsidR="00032D0D" w:rsidRPr="000A41E3" w:rsidRDefault="00032D0D" w:rsidP="008A651A">
            <w:pPr>
              <w:rPr>
                <w:rFonts w:ascii="Times New Roman" w:hAnsi="Times New Roman" w:cs="Times New Roman"/>
              </w:rPr>
            </w:pPr>
            <w:r w:rsidRPr="000A41E3">
              <w:rPr>
                <w:rFonts w:ascii="Times New Roman" w:hAnsi="Times New Roman" w:cs="Times New Roman"/>
              </w:rPr>
              <w:t>Graduate Student Support (</w:t>
            </w:r>
            <w:r w:rsidR="00523B97">
              <w:rPr>
                <w:rFonts w:ascii="Times New Roman" w:hAnsi="Times New Roman" w:cs="Times New Roman"/>
              </w:rPr>
              <w:t>3.5</w:t>
            </w:r>
            <w:r w:rsidRPr="000A41E3">
              <w:rPr>
                <w:rFonts w:ascii="Times New Roman" w:hAnsi="Times New Roman" w:cs="Times New Roman"/>
              </w:rPr>
              <w:t>)</w:t>
            </w:r>
          </w:p>
        </w:tc>
        <w:tc>
          <w:tcPr>
            <w:tcW w:w="1918" w:type="dxa"/>
          </w:tcPr>
          <w:p w14:paraId="11393D35" w14:textId="20EB82E8" w:rsidR="00032D0D" w:rsidRDefault="00523B97" w:rsidP="000A41E3">
            <w:pPr>
              <w:jc w:val="center"/>
              <w:rPr>
                <w:rFonts w:ascii="Times New Roman" w:hAnsi="Times New Roman" w:cs="Times New Roman"/>
                <w:b/>
                <w:bCs/>
              </w:rPr>
            </w:pPr>
            <w:r>
              <w:rPr>
                <w:rFonts w:ascii="Times New Roman" w:hAnsi="Times New Roman" w:cs="Times New Roman"/>
                <w:b/>
                <w:bCs/>
              </w:rPr>
              <w:t>36000</w:t>
            </w:r>
          </w:p>
        </w:tc>
        <w:tc>
          <w:tcPr>
            <w:tcW w:w="1918" w:type="dxa"/>
          </w:tcPr>
          <w:p w14:paraId="5BEDD539" w14:textId="1B36E7E5" w:rsidR="00032D0D" w:rsidRDefault="00523B97" w:rsidP="000A41E3">
            <w:pPr>
              <w:jc w:val="center"/>
              <w:rPr>
                <w:rFonts w:ascii="Times New Roman" w:hAnsi="Times New Roman" w:cs="Times New Roman"/>
                <w:b/>
                <w:bCs/>
              </w:rPr>
            </w:pPr>
            <w:r>
              <w:rPr>
                <w:rFonts w:ascii="Times New Roman" w:hAnsi="Times New Roman" w:cs="Times New Roman"/>
                <w:b/>
                <w:bCs/>
              </w:rPr>
              <w:t>46000</w:t>
            </w:r>
          </w:p>
        </w:tc>
        <w:tc>
          <w:tcPr>
            <w:tcW w:w="1919" w:type="dxa"/>
          </w:tcPr>
          <w:p w14:paraId="4E19C3AC" w14:textId="09A6B5AF" w:rsidR="00032D0D" w:rsidRDefault="00523B97" w:rsidP="000A41E3">
            <w:pPr>
              <w:jc w:val="center"/>
              <w:rPr>
                <w:rFonts w:ascii="Times New Roman" w:hAnsi="Times New Roman" w:cs="Times New Roman"/>
                <w:b/>
                <w:bCs/>
              </w:rPr>
            </w:pPr>
            <w:r>
              <w:rPr>
                <w:rFonts w:ascii="Times New Roman" w:hAnsi="Times New Roman" w:cs="Times New Roman"/>
                <w:b/>
                <w:bCs/>
              </w:rPr>
              <w:t>82000</w:t>
            </w:r>
          </w:p>
        </w:tc>
      </w:tr>
      <w:tr w:rsidR="00032D0D" w14:paraId="698E4F0E" w14:textId="77777777" w:rsidTr="000A41E3">
        <w:tc>
          <w:tcPr>
            <w:tcW w:w="3595" w:type="dxa"/>
          </w:tcPr>
          <w:p w14:paraId="097CAC88" w14:textId="03F0F09D" w:rsidR="00032D0D" w:rsidRPr="000A41E3" w:rsidRDefault="00032D0D" w:rsidP="008A651A">
            <w:pPr>
              <w:rPr>
                <w:rFonts w:ascii="Times New Roman" w:hAnsi="Times New Roman" w:cs="Times New Roman"/>
              </w:rPr>
            </w:pPr>
            <w:r w:rsidRPr="000A41E3">
              <w:rPr>
                <w:rFonts w:ascii="Times New Roman" w:hAnsi="Times New Roman" w:cs="Times New Roman"/>
              </w:rPr>
              <w:t>MRI Scanner Usage</w:t>
            </w:r>
          </w:p>
        </w:tc>
        <w:tc>
          <w:tcPr>
            <w:tcW w:w="1918" w:type="dxa"/>
          </w:tcPr>
          <w:p w14:paraId="0EF3A245" w14:textId="316C4E24" w:rsidR="00032D0D" w:rsidRDefault="00523B97" w:rsidP="000A41E3">
            <w:pPr>
              <w:jc w:val="center"/>
              <w:rPr>
                <w:rFonts w:ascii="Times New Roman" w:hAnsi="Times New Roman" w:cs="Times New Roman"/>
                <w:b/>
                <w:bCs/>
              </w:rPr>
            </w:pPr>
            <w:r>
              <w:rPr>
                <w:rFonts w:ascii="Times New Roman" w:hAnsi="Times New Roman" w:cs="Times New Roman"/>
                <w:b/>
                <w:bCs/>
              </w:rPr>
              <w:t>8000</w:t>
            </w:r>
          </w:p>
        </w:tc>
        <w:tc>
          <w:tcPr>
            <w:tcW w:w="1918" w:type="dxa"/>
          </w:tcPr>
          <w:p w14:paraId="33A4E1C5" w14:textId="246B0C11" w:rsidR="00032D0D" w:rsidRDefault="00523B97" w:rsidP="000A41E3">
            <w:pPr>
              <w:jc w:val="center"/>
              <w:rPr>
                <w:rFonts w:ascii="Times New Roman" w:hAnsi="Times New Roman" w:cs="Times New Roman"/>
                <w:b/>
                <w:bCs/>
              </w:rPr>
            </w:pPr>
            <w:r>
              <w:rPr>
                <w:rFonts w:ascii="Times New Roman" w:hAnsi="Times New Roman" w:cs="Times New Roman"/>
                <w:b/>
                <w:bCs/>
              </w:rPr>
              <w:t>0</w:t>
            </w:r>
          </w:p>
        </w:tc>
        <w:tc>
          <w:tcPr>
            <w:tcW w:w="1919" w:type="dxa"/>
          </w:tcPr>
          <w:p w14:paraId="57761EF4" w14:textId="7D2812DB" w:rsidR="00032D0D" w:rsidRDefault="00523B97" w:rsidP="000A41E3">
            <w:pPr>
              <w:jc w:val="center"/>
              <w:rPr>
                <w:rFonts w:ascii="Times New Roman" w:hAnsi="Times New Roman" w:cs="Times New Roman"/>
                <w:b/>
                <w:bCs/>
              </w:rPr>
            </w:pPr>
            <w:r>
              <w:rPr>
                <w:rFonts w:ascii="Times New Roman" w:hAnsi="Times New Roman" w:cs="Times New Roman"/>
                <w:b/>
                <w:bCs/>
              </w:rPr>
              <w:t>8000</w:t>
            </w:r>
          </w:p>
        </w:tc>
      </w:tr>
      <w:tr w:rsidR="00032D0D" w14:paraId="26DB2A0E" w14:textId="77777777" w:rsidTr="000A41E3">
        <w:tc>
          <w:tcPr>
            <w:tcW w:w="3595" w:type="dxa"/>
          </w:tcPr>
          <w:p w14:paraId="24755960" w14:textId="4A626D3A" w:rsidR="00032D0D" w:rsidRPr="000A41E3" w:rsidRDefault="00032D0D" w:rsidP="008A651A">
            <w:pPr>
              <w:rPr>
                <w:rFonts w:ascii="Times New Roman" w:hAnsi="Times New Roman" w:cs="Times New Roman"/>
              </w:rPr>
            </w:pPr>
            <w:r w:rsidRPr="000A41E3">
              <w:rPr>
                <w:rFonts w:ascii="Times New Roman" w:hAnsi="Times New Roman" w:cs="Times New Roman"/>
              </w:rPr>
              <w:t>Subject Compensation</w:t>
            </w:r>
          </w:p>
        </w:tc>
        <w:tc>
          <w:tcPr>
            <w:tcW w:w="1918" w:type="dxa"/>
          </w:tcPr>
          <w:p w14:paraId="44F2735E" w14:textId="43CF34AB" w:rsidR="00032D0D" w:rsidRDefault="00523B97" w:rsidP="000A41E3">
            <w:pPr>
              <w:jc w:val="center"/>
              <w:rPr>
                <w:rFonts w:ascii="Times New Roman" w:hAnsi="Times New Roman" w:cs="Times New Roman"/>
                <w:b/>
                <w:bCs/>
              </w:rPr>
            </w:pPr>
            <w:r>
              <w:rPr>
                <w:rFonts w:ascii="Times New Roman" w:hAnsi="Times New Roman" w:cs="Times New Roman"/>
                <w:b/>
                <w:bCs/>
              </w:rPr>
              <w:t>2000</w:t>
            </w:r>
          </w:p>
        </w:tc>
        <w:tc>
          <w:tcPr>
            <w:tcW w:w="1918" w:type="dxa"/>
          </w:tcPr>
          <w:p w14:paraId="2440BF88" w14:textId="39BAB3C7" w:rsidR="00032D0D" w:rsidRDefault="00523B97" w:rsidP="000A41E3">
            <w:pPr>
              <w:jc w:val="center"/>
              <w:rPr>
                <w:rFonts w:ascii="Times New Roman" w:hAnsi="Times New Roman" w:cs="Times New Roman"/>
                <w:b/>
                <w:bCs/>
              </w:rPr>
            </w:pPr>
            <w:r>
              <w:rPr>
                <w:rFonts w:ascii="Times New Roman" w:hAnsi="Times New Roman" w:cs="Times New Roman"/>
                <w:b/>
                <w:bCs/>
              </w:rPr>
              <w:t>0</w:t>
            </w:r>
          </w:p>
        </w:tc>
        <w:tc>
          <w:tcPr>
            <w:tcW w:w="1919" w:type="dxa"/>
          </w:tcPr>
          <w:p w14:paraId="63008AD6" w14:textId="2F633D36" w:rsidR="00032D0D" w:rsidRDefault="00523B97" w:rsidP="000A41E3">
            <w:pPr>
              <w:jc w:val="center"/>
              <w:rPr>
                <w:rFonts w:ascii="Times New Roman" w:hAnsi="Times New Roman" w:cs="Times New Roman"/>
                <w:b/>
                <w:bCs/>
              </w:rPr>
            </w:pPr>
            <w:r>
              <w:rPr>
                <w:rFonts w:ascii="Times New Roman" w:hAnsi="Times New Roman" w:cs="Times New Roman"/>
                <w:b/>
                <w:bCs/>
              </w:rPr>
              <w:t>2000</w:t>
            </w:r>
          </w:p>
        </w:tc>
      </w:tr>
      <w:tr w:rsidR="00032D0D" w14:paraId="554D0C7C" w14:textId="77777777" w:rsidTr="000A41E3">
        <w:tc>
          <w:tcPr>
            <w:tcW w:w="3595" w:type="dxa"/>
            <w:tcBorders>
              <w:bottom w:val="single" w:sz="4" w:space="0" w:color="auto"/>
            </w:tcBorders>
          </w:tcPr>
          <w:p w14:paraId="0FC35F6B" w14:textId="0AE3EBED" w:rsidR="00032D0D" w:rsidRPr="000A41E3" w:rsidRDefault="00032D0D" w:rsidP="008A651A">
            <w:pPr>
              <w:rPr>
                <w:rFonts w:ascii="Times New Roman" w:hAnsi="Times New Roman" w:cs="Times New Roman"/>
              </w:rPr>
            </w:pPr>
            <w:r w:rsidRPr="000A41E3">
              <w:rPr>
                <w:rFonts w:ascii="Times New Roman" w:hAnsi="Times New Roman" w:cs="Times New Roman"/>
              </w:rPr>
              <w:t>Supplies</w:t>
            </w:r>
          </w:p>
        </w:tc>
        <w:tc>
          <w:tcPr>
            <w:tcW w:w="1918" w:type="dxa"/>
            <w:tcBorders>
              <w:bottom w:val="single" w:sz="4" w:space="0" w:color="auto"/>
            </w:tcBorders>
          </w:tcPr>
          <w:p w14:paraId="55303DEC" w14:textId="61184D28" w:rsidR="00032D0D" w:rsidRDefault="00523B97" w:rsidP="000A41E3">
            <w:pPr>
              <w:jc w:val="center"/>
              <w:rPr>
                <w:rFonts w:ascii="Times New Roman" w:hAnsi="Times New Roman" w:cs="Times New Roman"/>
                <w:b/>
                <w:bCs/>
              </w:rPr>
            </w:pPr>
            <w:r>
              <w:rPr>
                <w:rFonts w:ascii="Times New Roman" w:hAnsi="Times New Roman" w:cs="Times New Roman"/>
                <w:b/>
                <w:bCs/>
              </w:rPr>
              <w:t>2000</w:t>
            </w:r>
          </w:p>
        </w:tc>
        <w:tc>
          <w:tcPr>
            <w:tcW w:w="1918" w:type="dxa"/>
            <w:tcBorders>
              <w:bottom w:val="single" w:sz="4" w:space="0" w:color="auto"/>
            </w:tcBorders>
          </w:tcPr>
          <w:p w14:paraId="36C46D76" w14:textId="1CFC77DB" w:rsidR="00032D0D" w:rsidRDefault="00523B97" w:rsidP="000A41E3">
            <w:pPr>
              <w:jc w:val="center"/>
              <w:rPr>
                <w:rFonts w:ascii="Times New Roman" w:hAnsi="Times New Roman" w:cs="Times New Roman"/>
                <w:b/>
                <w:bCs/>
              </w:rPr>
            </w:pPr>
            <w:r>
              <w:rPr>
                <w:rFonts w:ascii="Times New Roman" w:hAnsi="Times New Roman" w:cs="Times New Roman"/>
                <w:b/>
                <w:bCs/>
              </w:rPr>
              <w:t>2000</w:t>
            </w:r>
          </w:p>
        </w:tc>
        <w:tc>
          <w:tcPr>
            <w:tcW w:w="1919" w:type="dxa"/>
            <w:tcBorders>
              <w:bottom w:val="single" w:sz="4" w:space="0" w:color="auto"/>
            </w:tcBorders>
          </w:tcPr>
          <w:p w14:paraId="28A822D5" w14:textId="03C930CB" w:rsidR="00032D0D" w:rsidRDefault="00523B97" w:rsidP="000A41E3">
            <w:pPr>
              <w:jc w:val="center"/>
              <w:rPr>
                <w:rFonts w:ascii="Times New Roman" w:hAnsi="Times New Roman" w:cs="Times New Roman"/>
                <w:b/>
                <w:bCs/>
              </w:rPr>
            </w:pPr>
            <w:r>
              <w:rPr>
                <w:rFonts w:ascii="Times New Roman" w:hAnsi="Times New Roman" w:cs="Times New Roman"/>
                <w:b/>
                <w:bCs/>
              </w:rPr>
              <w:t>4000</w:t>
            </w:r>
          </w:p>
        </w:tc>
      </w:tr>
      <w:tr w:rsidR="00032D0D" w14:paraId="1187E250" w14:textId="77777777" w:rsidTr="000A41E3">
        <w:tc>
          <w:tcPr>
            <w:tcW w:w="3595" w:type="dxa"/>
            <w:shd w:val="clear" w:color="auto" w:fill="E2EFD9" w:themeFill="accent6" w:themeFillTint="33"/>
          </w:tcPr>
          <w:p w14:paraId="27DD1DA6" w14:textId="4D0FB9B4" w:rsidR="00032D0D" w:rsidRDefault="00032D0D" w:rsidP="008A651A">
            <w:pPr>
              <w:rPr>
                <w:rFonts w:ascii="Times New Roman" w:hAnsi="Times New Roman" w:cs="Times New Roman"/>
                <w:b/>
                <w:bCs/>
              </w:rPr>
            </w:pPr>
            <w:r>
              <w:rPr>
                <w:rFonts w:ascii="Times New Roman" w:hAnsi="Times New Roman" w:cs="Times New Roman"/>
                <w:b/>
                <w:bCs/>
              </w:rPr>
              <w:t>Total</w:t>
            </w:r>
          </w:p>
        </w:tc>
        <w:tc>
          <w:tcPr>
            <w:tcW w:w="1918" w:type="dxa"/>
            <w:shd w:val="clear" w:color="auto" w:fill="E2EFD9" w:themeFill="accent6" w:themeFillTint="33"/>
          </w:tcPr>
          <w:p w14:paraId="68C742C4" w14:textId="4F6532CC" w:rsidR="00032D0D" w:rsidRDefault="00523B97" w:rsidP="000A41E3">
            <w:pPr>
              <w:jc w:val="center"/>
              <w:rPr>
                <w:rFonts w:ascii="Times New Roman" w:hAnsi="Times New Roman" w:cs="Times New Roman"/>
                <w:b/>
                <w:bCs/>
              </w:rPr>
            </w:pPr>
            <w:r>
              <w:rPr>
                <w:rFonts w:ascii="Times New Roman" w:hAnsi="Times New Roman" w:cs="Times New Roman"/>
                <w:b/>
                <w:bCs/>
              </w:rPr>
              <w:t>60000</w:t>
            </w:r>
          </w:p>
        </w:tc>
        <w:tc>
          <w:tcPr>
            <w:tcW w:w="1918" w:type="dxa"/>
            <w:shd w:val="clear" w:color="auto" w:fill="E2EFD9" w:themeFill="accent6" w:themeFillTint="33"/>
          </w:tcPr>
          <w:p w14:paraId="3F5954C3" w14:textId="6C98F92D" w:rsidR="00032D0D" w:rsidRDefault="00523B97" w:rsidP="000A41E3">
            <w:pPr>
              <w:jc w:val="center"/>
              <w:rPr>
                <w:rFonts w:ascii="Times New Roman" w:hAnsi="Times New Roman" w:cs="Times New Roman"/>
                <w:b/>
                <w:bCs/>
              </w:rPr>
            </w:pPr>
            <w:r>
              <w:rPr>
                <w:rFonts w:ascii="Times New Roman" w:hAnsi="Times New Roman" w:cs="Times New Roman"/>
                <w:b/>
                <w:bCs/>
              </w:rPr>
              <w:t>60000</w:t>
            </w:r>
          </w:p>
        </w:tc>
        <w:tc>
          <w:tcPr>
            <w:tcW w:w="1919" w:type="dxa"/>
            <w:shd w:val="clear" w:color="auto" w:fill="E2EFD9" w:themeFill="accent6" w:themeFillTint="33"/>
          </w:tcPr>
          <w:p w14:paraId="61158478" w14:textId="1B6B83F7" w:rsidR="00032D0D" w:rsidRDefault="00523B97" w:rsidP="000A41E3">
            <w:pPr>
              <w:jc w:val="center"/>
              <w:rPr>
                <w:rFonts w:ascii="Times New Roman" w:hAnsi="Times New Roman" w:cs="Times New Roman"/>
                <w:b/>
                <w:bCs/>
              </w:rPr>
            </w:pPr>
            <w:r>
              <w:rPr>
                <w:rFonts w:ascii="Times New Roman" w:hAnsi="Times New Roman" w:cs="Times New Roman"/>
                <w:b/>
                <w:bCs/>
              </w:rPr>
              <w:t>120000</w:t>
            </w:r>
          </w:p>
        </w:tc>
      </w:tr>
    </w:tbl>
    <w:p w14:paraId="3F2E1CA6" w14:textId="77777777" w:rsidR="00032D0D" w:rsidRPr="00032D0D" w:rsidRDefault="00032D0D" w:rsidP="008A651A">
      <w:pPr>
        <w:spacing w:after="0" w:line="240" w:lineRule="auto"/>
        <w:rPr>
          <w:rFonts w:ascii="Times New Roman" w:hAnsi="Times New Roman" w:cs="Times New Roman"/>
          <w:b/>
          <w:bCs/>
        </w:rPr>
      </w:pPr>
    </w:p>
    <w:p w14:paraId="01FC47D1" w14:textId="77777777" w:rsidR="00CC638F" w:rsidRDefault="00CC638F">
      <w:pPr>
        <w:rPr>
          <w:rFonts w:ascii="Times New Roman" w:hAnsi="Times New Roman" w:cs="Times New Roman"/>
          <w:b/>
          <w:bCs/>
        </w:rPr>
      </w:pPr>
      <w:r>
        <w:rPr>
          <w:rFonts w:ascii="Times New Roman" w:hAnsi="Times New Roman" w:cs="Times New Roman"/>
          <w:b/>
          <w:bCs/>
        </w:rPr>
        <w:t>Budget Narrative</w:t>
      </w:r>
    </w:p>
    <w:p w14:paraId="287EFC59" w14:textId="1C2F95F0" w:rsidR="00523B97" w:rsidRDefault="00523B97" w:rsidP="00523B97">
      <w:r>
        <w:t xml:space="preserve">A total of </w:t>
      </w:r>
      <w:r w:rsidRPr="2FD79C11">
        <w:rPr>
          <w:b/>
          <w:bCs/>
        </w:rPr>
        <w:t>$120,000</w:t>
      </w:r>
      <w:r>
        <w:t xml:space="preserve"> is requested over the two-year period of this proposal. Of this amount, a total of </w:t>
      </w:r>
      <w:r w:rsidRPr="2FD79C11">
        <w:rPr>
          <w:b/>
          <w:bCs/>
        </w:rPr>
        <w:t>$</w:t>
      </w:r>
      <w:r>
        <w:rPr>
          <w:b/>
          <w:bCs/>
        </w:rPr>
        <w:t>82</w:t>
      </w:r>
      <w:r w:rsidRPr="2FD79C11">
        <w:rPr>
          <w:b/>
          <w:bCs/>
        </w:rPr>
        <w:t>,000</w:t>
      </w:r>
      <w:r>
        <w:t xml:space="preserve"> is requested to support </w:t>
      </w:r>
      <w:r>
        <w:t xml:space="preserve">three graduate students (mentored by Drs. Dillon, Dahl, and Porter, respectively) who will perform, respectively, </w:t>
      </w:r>
      <w:proofErr w:type="gramStart"/>
      <w:r>
        <w:t>Aims</w:t>
      </w:r>
      <w:proofErr w:type="gramEnd"/>
      <w:r>
        <w:t xml:space="preserve"> 1.1, 1.2, and 2. Dr. Dillon’s student will be engaged in Aim 1. An additional $10,000 is budget in </w:t>
      </w:r>
      <w:del w:id="2" w:author="Steven Allen" w:date="2023-02-16T11:19:00Z">
        <w:r w:rsidDel="00FE5DB7">
          <w:delText>the second year</w:delText>
        </w:r>
      </w:del>
      <w:ins w:id="3" w:author="Steven Allen" w:date="2023-02-16T11:19:00Z">
        <w:r w:rsidR="00FE5DB7">
          <w:t>year 2</w:t>
        </w:r>
      </w:ins>
      <w:r>
        <w:t xml:space="preserve"> for part time support for an additional student in Dr. </w:t>
      </w:r>
      <w:del w:id="4" w:author="Steven Allen" w:date="2023-02-16T11:17:00Z">
        <w:r w:rsidDel="00921995">
          <w:delText xml:space="preserve">Porter’s </w:delText>
        </w:r>
      </w:del>
      <w:proofErr w:type="spellStart"/>
      <w:ins w:id="5" w:author="Steven Allen" w:date="2023-02-16T11:17:00Z">
        <w:r w:rsidR="00921995">
          <w:t>B</w:t>
        </w:r>
      </w:ins>
      <w:ins w:id="6" w:author="Steven Allen" w:date="2023-02-16T11:18:00Z">
        <w:r w:rsidR="009458A2">
          <w:t>e</w:t>
        </w:r>
      </w:ins>
      <w:ins w:id="7" w:author="Steven Allen" w:date="2023-02-16T11:17:00Z">
        <w:r w:rsidR="00921995">
          <w:t>rrets</w:t>
        </w:r>
        <w:r w:rsidR="00921995">
          <w:t>’s</w:t>
        </w:r>
        <w:proofErr w:type="spellEnd"/>
        <w:r w:rsidR="00921995">
          <w:t xml:space="preserve"> </w:t>
        </w:r>
      </w:ins>
      <w:r>
        <w:t xml:space="preserve">lab to </w:t>
      </w:r>
      <w:del w:id="8" w:author="Steven Allen" w:date="2023-02-16T11:19:00Z">
        <w:r w:rsidDel="0029134F">
          <w:delText xml:space="preserve">assist </w:delText>
        </w:r>
      </w:del>
      <w:ins w:id="9" w:author="Steven Allen" w:date="2023-02-16T11:19:00Z">
        <w:r w:rsidR="0029134F">
          <w:t>conduct</w:t>
        </w:r>
        <w:r w:rsidR="0029134F">
          <w:t xml:space="preserve"> </w:t>
        </w:r>
      </w:ins>
      <w:r>
        <w:t xml:space="preserve">with </w:t>
      </w:r>
      <w:del w:id="10" w:author="Steven Allen" w:date="2023-02-16T11:17:00Z">
        <w:r w:rsidDel="00921995">
          <w:delText>the final training of MR images as described in</w:delText>
        </w:r>
      </w:del>
      <w:ins w:id="11" w:author="Steven Allen" w:date="2023-02-16T11:17:00Z">
        <w:r w:rsidR="00921995">
          <w:t>the marke</w:t>
        </w:r>
      </w:ins>
      <w:ins w:id="12" w:author="Steven Allen" w:date="2023-02-16T11:18:00Z">
        <w:r w:rsidR="00921995">
          <w:t>t study described in</w:t>
        </w:r>
      </w:ins>
      <w:r>
        <w:t xml:space="preserve"> Aim </w:t>
      </w:r>
      <w:ins w:id="13" w:author="Steven Allen" w:date="2023-02-16T11:18:00Z">
        <w:r w:rsidR="00921995">
          <w:t>3</w:t>
        </w:r>
      </w:ins>
      <w:del w:id="14" w:author="Steven Allen" w:date="2023-02-16T11:18:00Z">
        <w:r w:rsidDel="00921995">
          <w:delText>2</w:delText>
        </w:r>
      </w:del>
      <w:r>
        <w:t xml:space="preserve">. </w:t>
      </w:r>
      <w:r>
        <w:t xml:space="preserve">A total of </w:t>
      </w:r>
      <w:r w:rsidRPr="2FD79C11">
        <w:rPr>
          <w:b/>
          <w:bCs/>
        </w:rPr>
        <w:t>$</w:t>
      </w:r>
      <w:r>
        <w:rPr>
          <w:b/>
          <w:bCs/>
        </w:rPr>
        <w:t>24</w:t>
      </w:r>
      <w:r w:rsidRPr="2FD79C11">
        <w:rPr>
          <w:b/>
          <w:bCs/>
        </w:rPr>
        <w:t xml:space="preserve">,000 </w:t>
      </w:r>
      <w:r>
        <w:t xml:space="preserve">is requested </w:t>
      </w:r>
      <w:r>
        <w:t xml:space="preserve">over both years </w:t>
      </w:r>
      <w:r>
        <w:t xml:space="preserve">to </w:t>
      </w:r>
      <w:r>
        <w:t>support up to 10 undergraduate students to undertake the laborious process of segmenting MR images acquired in Aim 1, conduct subject recruitment, and acquire MR images</w:t>
      </w:r>
      <w:r>
        <w:t xml:space="preserve">. A total of </w:t>
      </w:r>
      <w:r w:rsidRPr="00523B97">
        <w:rPr>
          <w:b/>
          <w:bCs/>
        </w:rPr>
        <w:t>$8</w:t>
      </w:r>
      <w:r w:rsidRPr="2FD79C11">
        <w:rPr>
          <w:b/>
          <w:bCs/>
        </w:rPr>
        <w:t>,000</w:t>
      </w:r>
      <w:r>
        <w:t xml:space="preserve"> is requested to support </w:t>
      </w:r>
      <w:r>
        <w:t>4</w:t>
      </w:r>
      <w:r>
        <w:t>0 MRI scans of recruit</w:t>
      </w:r>
      <w:r>
        <w:t>ed</w:t>
      </w:r>
      <w:r>
        <w:t xml:space="preserve"> subjects plus 8 pilot scans that will be used to ensure proper data collection.</w:t>
      </w:r>
      <w:r>
        <w:t xml:space="preserve"> Our team will pursue and MRI Research Facility Seed Grant to fund an additional $8000 of scanning to supplement the study. </w:t>
      </w:r>
      <w:r>
        <w:t xml:space="preserve"> A total of </w:t>
      </w:r>
      <w:r w:rsidRPr="2FD79C11">
        <w:rPr>
          <w:b/>
          <w:bCs/>
        </w:rPr>
        <w:t>$</w:t>
      </w:r>
      <w:r>
        <w:rPr>
          <w:b/>
          <w:bCs/>
        </w:rPr>
        <w:t>2</w:t>
      </w:r>
      <w:r w:rsidRPr="2FD79C11">
        <w:rPr>
          <w:b/>
          <w:bCs/>
        </w:rPr>
        <w:t>,000</w:t>
      </w:r>
      <w:r>
        <w:t xml:space="preserve"> is requested for subject compensation. Finally, a total of</w:t>
      </w:r>
      <w:r w:rsidRPr="2FD79C11">
        <w:rPr>
          <w:b/>
          <w:bCs/>
        </w:rPr>
        <w:t xml:space="preserve"> $</w:t>
      </w:r>
      <w:r>
        <w:rPr>
          <w:b/>
          <w:bCs/>
        </w:rPr>
        <w:t>4</w:t>
      </w:r>
      <w:r w:rsidRPr="2FD79C11">
        <w:rPr>
          <w:b/>
          <w:bCs/>
        </w:rPr>
        <w:t xml:space="preserve">,000 </w:t>
      </w:r>
      <w:r>
        <w:t xml:space="preserve">is requested to purchase supplies, such as </w:t>
      </w:r>
      <w:r>
        <w:t>tissue sample, test equipment</w:t>
      </w:r>
      <w:ins w:id="15" w:author="Steven Allen" w:date="2023-02-16T11:18:00Z">
        <w:r w:rsidR="003E3C14">
          <w:t>,</w:t>
        </w:r>
        <w:r w:rsidR="00124712">
          <w:t xml:space="preserve"> </w:t>
        </w:r>
      </w:ins>
      <w:del w:id="16" w:author="Steven Allen" w:date="2023-02-16T11:18:00Z">
        <w:r w:rsidDel="003E3C14">
          <w:delText xml:space="preserve"> and </w:delText>
        </w:r>
        <w:r w:rsidDel="00124712">
          <w:delText>time on computational platforms</w:delText>
        </w:r>
      </w:del>
      <w:ins w:id="17" w:author="Steven Allen" w:date="2023-02-16T11:18:00Z">
        <w:r w:rsidR="00124712">
          <w:t xml:space="preserve">supercomputer </w:t>
        </w:r>
        <w:proofErr w:type="gramStart"/>
        <w:r w:rsidR="00124712">
          <w:t>time</w:t>
        </w:r>
        <w:r w:rsidR="003E3C14">
          <w:t>, and</w:t>
        </w:r>
        <w:proofErr w:type="gramEnd"/>
        <w:r w:rsidR="003E3C14">
          <w:t xml:space="preserve"> purchasing market </w:t>
        </w:r>
      </w:ins>
      <w:ins w:id="18" w:author="Steven Allen" w:date="2023-02-16T11:21:00Z">
        <w:r w:rsidR="00896B10">
          <w:t>research</w:t>
        </w:r>
      </w:ins>
      <w:r>
        <w:t xml:space="preserve"> </w:t>
      </w:r>
      <w:r>
        <w:t xml:space="preserve">as described in </w:t>
      </w:r>
      <w:r>
        <w:t>Aim</w:t>
      </w:r>
      <w:r>
        <w:t>s</w:t>
      </w:r>
      <w:r>
        <w:t xml:space="preserve"> </w:t>
      </w:r>
      <w:r>
        <w:t>1-</w:t>
      </w:r>
      <w:ins w:id="19" w:author="Steven Allen" w:date="2023-02-16T11:18:00Z">
        <w:r w:rsidR="003E3C14">
          <w:t>3</w:t>
        </w:r>
      </w:ins>
      <w:del w:id="20" w:author="Steven Allen" w:date="2023-02-16T11:18:00Z">
        <w:r w:rsidDel="003E3C14">
          <w:delText>2</w:delText>
        </w:r>
      </w:del>
      <w:r>
        <w:t xml:space="preserve">. </w:t>
      </w:r>
    </w:p>
    <w:p w14:paraId="3FD4B695" w14:textId="77777777" w:rsidR="001A2C11" w:rsidRDefault="001A2C11">
      <w:pPr>
        <w:rPr>
          <w:rFonts w:ascii="Times New Roman" w:hAnsi="Times New Roman" w:cs="Times New Roman"/>
          <w:b/>
          <w:bCs/>
        </w:rPr>
      </w:pPr>
    </w:p>
    <w:p w14:paraId="517366DB" w14:textId="12CF2E86" w:rsidR="00032D0D" w:rsidRDefault="001A2C11">
      <w:pPr>
        <w:rPr>
          <w:rFonts w:ascii="Times New Roman" w:hAnsi="Times New Roman" w:cs="Times New Roman"/>
          <w:b/>
          <w:bCs/>
        </w:rPr>
      </w:pPr>
      <w:r>
        <w:rPr>
          <w:rFonts w:ascii="Times New Roman" w:hAnsi="Times New Roman" w:cs="Times New Roman"/>
          <w:b/>
          <w:bCs/>
        </w:rPr>
        <w:t xml:space="preserve">David: </w:t>
      </w:r>
      <w:r w:rsidRPr="001A2C11">
        <w:rPr>
          <w:rFonts w:ascii="Times New Roman" w:hAnsi="Times New Roman" w:cs="Times New Roman"/>
        </w:rPr>
        <w:t>I could use funding for a statistics student to help clean, manage, and analyze the data.  This could be as much as $8,000 a year, but it may be much less and not all the years.  If the budget is tight, I can pay the student from other sources.</w:t>
      </w:r>
      <w:r w:rsidRPr="001A2C11">
        <w:rPr>
          <w:rFonts w:ascii="Times New Roman" w:hAnsi="Times New Roman" w:cs="Times New Roman"/>
          <w:b/>
          <w:bCs/>
        </w:rPr>
        <w:t xml:space="preserve"> </w:t>
      </w:r>
      <w:r w:rsidR="00032D0D">
        <w:rPr>
          <w:rFonts w:ascii="Times New Roman" w:hAnsi="Times New Roman" w:cs="Times New Roman"/>
          <w:b/>
          <w:bCs/>
        </w:rPr>
        <w:br w:type="page"/>
      </w:r>
    </w:p>
    <w:p w14:paraId="0816F6BA" w14:textId="7E3958AC" w:rsidR="008A651A" w:rsidRDefault="00032D0D" w:rsidP="008A651A">
      <w:pPr>
        <w:spacing w:after="0" w:line="240" w:lineRule="auto"/>
        <w:rPr>
          <w:rFonts w:ascii="Times New Roman" w:hAnsi="Times New Roman" w:cs="Times New Roman"/>
          <w:b/>
          <w:bCs/>
        </w:rPr>
      </w:pPr>
      <w:r>
        <w:rPr>
          <w:rFonts w:ascii="Times New Roman" w:hAnsi="Times New Roman" w:cs="Times New Roman"/>
          <w:b/>
          <w:bCs/>
        </w:rPr>
        <w:lastRenderedPageBreak/>
        <w:t>Plans for External Funding</w:t>
      </w:r>
      <w:r w:rsidR="00CC638F">
        <w:rPr>
          <w:rFonts w:ascii="Times New Roman" w:hAnsi="Times New Roman" w:cs="Times New Roman"/>
          <w:b/>
          <w:bCs/>
        </w:rPr>
        <w:t xml:space="preserve"> (1 page)</w:t>
      </w:r>
    </w:p>
    <w:p w14:paraId="74021C11" w14:textId="77777777" w:rsidR="00CC638F" w:rsidRDefault="00CC638F" w:rsidP="008A651A">
      <w:pPr>
        <w:spacing w:after="0" w:line="240" w:lineRule="auto"/>
        <w:rPr>
          <w:rFonts w:ascii="Times New Roman" w:hAnsi="Times New Roman" w:cs="Times New Roman"/>
        </w:rPr>
      </w:pPr>
    </w:p>
    <w:p w14:paraId="451CC729" w14:textId="77777777" w:rsidR="00CC638F" w:rsidRDefault="00CC638F" w:rsidP="008A651A">
      <w:pPr>
        <w:spacing w:after="0" w:line="240" w:lineRule="auto"/>
        <w:rPr>
          <w:rFonts w:ascii="Times New Roman" w:hAnsi="Times New Roman" w:cs="Times New Roman"/>
        </w:rPr>
      </w:pPr>
    </w:p>
    <w:p w14:paraId="3647D36E" w14:textId="0FFBACB1" w:rsidR="00032D0D" w:rsidRDefault="000A41E3" w:rsidP="008A651A">
      <w:pPr>
        <w:spacing w:after="0" w:line="240" w:lineRule="auto"/>
        <w:rPr>
          <w:rFonts w:ascii="Times New Roman" w:hAnsi="Times New Roman" w:cs="Times New Roman"/>
        </w:rPr>
      </w:pPr>
      <w:r w:rsidRPr="000A41E3">
        <w:rPr>
          <w:rFonts w:ascii="Times New Roman" w:hAnsi="Times New Roman" w:cs="Times New Roman"/>
        </w:rPr>
        <w:t>Chart or table</w:t>
      </w:r>
      <w:r>
        <w:rPr>
          <w:rFonts w:ascii="Times New Roman" w:hAnsi="Times New Roman" w:cs="Times New Roman"/>
        </w:rPr>
        <w:t>:</w:t>
      </w:r>
      <w:r w:rsidRPr="000A41E3">
        <w:rPr>
          <w:rFonts w:ascii="Times New Roman" w:hAnsi="Times New Roman" w:cs="Times New Roman"/>
        </w:rPr>
        <w:t xml:space="preserve"> Funding agency, $ Amount, Years, Topic, Proposal submission date</w:t>
      </w:r>
    </w:p>
    <w:p w14:paraId="32E70378" w14:textId="77777777" w:rsidR="00CC638F" w:rsidRPr="000A41E3" w:rsidRDefault="00CC638F" w:rsidP="008A651A">
      <w:pPr>
        <w:spacing w:after="0" w:line="240" w:lineRule="auto"/>
        <w:rPr>
          <w:rFonts w:ascii="Times New Roman" w:hAnsi="Times New Roman" w:cs="Times New Roman"/>
        </w:rPr>
      </w:pPr>
    </w:p>
    <w:p w14:paraId="2ECAD585" w14:textId="77777777" w:rsidR="00CC638F" w:rsidRDefault="00CC638F" w:rsidP="00CC638F">
      <w:pPr>
        <w:pStyle w:val="ListParagraph"/>
        <w:numPr>
          <w:ilvl w:val="0"/>
          <w:numId w:val="24"/>
        </w:numPr>
        <w:spacing w:after="0" w:line="240" w:lineRule="auto"/>
      </w:pPr>
      <w:r>
        <w:t>Make sure to emphasize plans for external funding, ID funds you’ll go after from Year 1 and then what you’ll target after Year 2</w:t>
      </w:r>
    </w:p>
    <w:p w14:paraId="62FBC65D" w14:textId="777DAEDF" w:rsidR="00032D0D" w:rsidRDefault="00032D0D" w:rsidP="008A651A">
      <w:pPr>
        <w:spacing w:after="0" w:line="240" w:lineRule="auto"/>
        <w:rPr>
          <w:rFonts w:ascii="Times New Roman" w:hAnsi="Times New Roman" w:cs="Times New Roman"/>
          <w:b/>
          <w:bCs/>
        </w:rPr>
      </w:pPr>
    </w:p>
    <w:p w14:paraId="2BAA8D5C" w14:textId="7805E685" w:rsidR="00032D0D" w:rsidRPr="00032D0D" w:rsidRDefault="00032D0D" w:rsidP="008A651A">
      <w:pPr>
        <w:spacing w:after="0" w:line="240" w:lineRule="auto"/>
        <w:rPr>
          <w:rFonts w:ascii="Times New Roman" w:hAnsi="Times New Roman" w:cs="Times New Roman"/>
        </w:rPr>
      </w:pPr>
      <w:r w:rsidRPr="00032D0D">
        <w:rPr>
          <w:rFonts w:ascii="Times New Roman" w:hAnsi="Times New Roman" w:cs="Times New Roman"/>
        </w:rPr>
        <w:t>Submission of these grant proposals will follow the schedule below.</w:t>
      </w:r>
    </w:p>
    <w:p w14:paraId="45A58C57" w14:textId="78F3F482" w:rsidR="00032D0D" w:rsidRDefault="00032D0D" w:rsidP="008A651A">
      <w:pPr>
        <w:spacing w:after="0" w:line="240" w:lineRule="auto"/>
        <w:rPr>
          <w:rFonts w:ascii="Segoe UI" w:hAnsi="Segoe UI" w:cs="Segoe UI"/>
          <w:highlight w:val="yellow"/>
        </w:rPr>
      </w:pPr>
      <w:r w:rsidRPr="00123D6B">
        <w:rPr>
          <w:rFonts w:ascii="Segoe UI" w:hAnsi="Segoe UI" w:cs="Segoe UI"/>
        </w:rPr>
        <w:fldChar w:fldCharType="begin"/>
      </w:r>
      <w:r w:rsidRPr="00123D6B">
        <w:rPr>
          <w:rFonts w:ascii="Segoe UI" w:hAnsi="Segoe UI" w:cs="Segoe UI"/>
        </w:rPr>
        <w:instrText xml:space="preserve"> INCLUDEPICTURE "/var/folders/yl/qmb_l03d06lfffc1hqvmgkj00000gn/T/com.microsoft.Word/WebArchiveCopyPasteTempFiles/ikoxJz5tbEwAAAAASUVORK5CYII=" \* MERGEFORMATINET </w:instrText>
      </w:r>
      <w:r w:rsidRPr="00123D6B">
        <w:rPr>
          <w:rFonts w:ascii="Segoe UI" w:hAnsi="Segoe UI" w:cs="Segoe UI"/>
        </w:rPr>
        <w:fldChar w:fldCharType="separate"/>
      </w:r>
      <w:r w:rsidRPr="00123D6B">
        <w:rPr>
          <w:rFonts w:ascii="Segoe UI" w:hAnsi="Segoe UI" w:cs="Segoe UI"/>
          <w:noProof/>
        </w:rPr>
        <w:drawing>
          <wp:inline distT="0" distB="0" distL="0" distR="0" wp14:anchorId="7BF95090" wp14:editId="1A3ED4FD">
            <wp:extent cx="3800168" cy="1254137"/>
            <wp:effectExtent l="0" t="0" r="0" b="3175"/>
            <wp:docPr id="39" name="Picture 3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graph&#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6112" cy="1256098"/>
                    </a:xfrm>
                    <a:prstGeom prst="rect">
                      <a:avLst/>
                    </a:prstGeom>
                    <a:noFill/>
                    <a:ln>
                      <a:noFill/>
                    </a:ln>
                  </pic:spPr>
                </pic:pic>
              </a:graphicData>
            </a:graphic>
          </wp:inline>
        </w:drawing>
      </w:r>
      <w:r w:rsidRPr="00123D6B">
        <w:rPr>
          <w:rFonts w:ascii="Segoe UI" w:hAnsi="Segoe UI" w:cs="Segoe UI"/>
        </w:rPr>
        <w:fldChar w:fldCharType="end"/>
      </w:r>
      <w:r w:rsidRPr="00032D0D">
        <w:rPr>
          <w:rFonts w:ascii="Segoe UI" w:hAnsi="Segoe UI" w:cs="Segoe UI"/>
          <w:highlight w:val="yellow"/>
        </w:rPr>
        <w:t>NOTE MODIFY FIGURE</w:t>
      </w:r>
    </w:p>
    <w:p w14:paraId="41F810E5" w14:textId="77777777" w:rsidR="00032D0D" w:rsidRDefault="00032D0D">
      <w:pPr>
        <w:rPr>
          <w:rFonts w:ascii="Segoe UI" w:hAnsi="Segoe UI" w:cs="Segoe UI"/>
          <w:highlight w:val="yellow"/>
        </w:rPr>
      </w:pPr>
      <w:r>
        <w:rPr>
          <w:rFonts w:ascii="Segoe UI" w:hAnsi="Segoe UI" w:cs="Segoe UI"/>
          <w:highlight w:val="yellow"/>
        </w:rPr>
        <w:br w:type="page"/>
      </w:r>
    </w:p>
    <w:p w14:paraId="68720342" w14:textId="38F2FB6D" w:rsidR="00032D0D" w:rsidRDefault="00032D0D" w:rsidP="008A651A">
      <w:pPr>
        <w:spacing w:after="0" w:line="240" w:lineRule="auto"/>
        <w:rPr>
          <w:rFonts w:ascii="Times New Roman" w:hAnsi="Times New Roman" w:cs="Times New Roman"/>
          <w:b/>
          <w:bCs/>
        </w:rPr>
      </w:pPr>
      <w:r>
        <w:rPr>
          <w:rFonts w:ascii="Times New Roman" w:hAnsi="Times New Roman" w:cs="Times New Roman"/>
          <w:b/>
          <w:bCs/>
        </w:rPr>
        <w:lastRenderedPageBreak/>
        <w:t>Biographical sketches &amp; Current and Pending Support</w:t>
      </w:r>
    </w:p>
    <w:p w14:paraId="5CA45CF0" w14:textId="162CA879" w:rsidR="00032D0D" w:rsidRDefault="00032D0D" w:rsidP="008A651A">
      <w:pPr>
        <w:spacing w:after="0" w:line="240" w:lineRule="auto"/>
        <w:rPr>
          <w:rFonts w:ascii="Times New Roman" w:hAnsi="Times New Roman" w:cs="Times New Roman"/>
          <w:b/>
          <w:bCs/>
        </w:rPr>
      </w:pPr>
    </w:p>
    <w:p w14:paraId="4A47E4C7" w14:textId="2AC3B981" w:rsidR="00032D0D" w:rsidRDefault="00032D0D" w:rsidP="008A651A">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Dillon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3C539DD2" w14:textId="68DA1DAF" w:rsidR="00032D0D" w:rsidRDefault="00032D0D" w:rsidP="008A651A">
      <w:pPr>
        <w:spacing w:after="0" w:line="240" w:lineRule="auto"/>
        <w:rPr>
          <w:rFonts w:ascii="Times New Roman" w:hAnsi="Times New Roman" w:cs="Times New Roman"/>
          <w:b/>
          <w:bCs/>
        </w:rPr>
      </w:pPr>
      <w:r>
        <w:rPr>
          <w:rFonts w:ascii="Times New Roman" w:hAnsi="Times New Roman" w:cs="Times New Roman"/>
          <w:b/>
          <w:bCs/>
        </w:rPr>
        <w:t>Current and Pending Support: Dillon</w:t>
      </w:r>
      <w:r w:rsidR="00D03F40">
        <w:rPr>
          <w:rFonts w:ascii="Times New Roman" w:hAnsi="Times New Roman" w:cs="Times New Roman"/>
          <w:b/>
          <w:bCs/>
        </w:rPr>
        <w:t xml:space="preserve"> (</w:t>
      </w:r>
      <w:r w:rsidR="00D03F40">
        <w:t>Title, source, and amount</w:t>
      </w:r>
      <w:r w:rsidR="00D03F40">
        <w:rPr>
          <w:rFonts w:ascii="Times New Roman" w:hAnsi="Times New Roman" w:cs="Times New Roman"/>
          <w:b/>
          <w:bCs/>
        </w:rPr>
        <w:t>)</w:t>
      </w:r>
    </w:p>
    <w:p w14:paraId="2F11A5DF" w14:textId="77777777" w:rsidR="00032D0D" w:rsidRDefault="00032D0D" w:rsidP="00032D0D">
      <w:pPr>
        <w:spacing w:after="0" w:line="240" w:lineRule="auto"/>
        <w:rPr>
          <w:rFonts w:ascii="Times New Roman" w:hAnsi="Times New Roman" w:cs="Times New Roman"/>
          <w:b/>
          <w:bCs/>
        </w:rPr>
      </w:pPr>
    </w:p>
    <w:p w14:paraId="53151F72" w14:textId="62A3FC02"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Allen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 </w:t>
      </w:r>
    </w:p>
    <w:p w14:paraId="6C644488" w14:textId="495CF57F"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Current and Pending Support: Allen</w:t>
      </w:r>
    </w:p>
    <w:p w14:paraId="5DA619BA" w14:textId="77777777" w:rsidR="00032D0D" w:rsidRDefault="00032D0D" w:rsidP="00032D0D">
      <w:pPr>
        <w:spacing w:after="0" w:line="240" w:lineRule="auto"/>
        <w:rPr>
          <w:rFonts w:ascii="Times New Roman" w:hAnsi="Times New Roman" w:cs="Times New Roman"/>
          <w:b/>
          <w:bCs/>
        </w:rPr>
      </w:pPr>
    </w:p>
    <w:p w14:paraId="4835EC61" w14:textId="31592873"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Dahl</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57BA3016" w14:textId="472023D4"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Current and Pending Support: Dahl</w:t>
      </w:r>
    </w:p>
    <w:p w14:paraId="1CD39695" w14:textId="77777777" w:rsidR="00032D0D" w:rsidRDefault="00032D0D" w:rsidP="00032D0D">
      <w:pPr>
        <w:spacing w:after="0" w:line="240" w:lineRule="auto"/>
        <w:rPr>
          <w:rFonts w:ascii="Times New Roman" w:hAnsi="Times New Roman" w:cs="Times New Roman"/>
          <w:b/>
          <w:bCs/>
        </w:rPr>
      </w:pPr>
    </w:p>
    <w:p w14:paraId="7C449CC1" w14:textId="4471808B"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xml:space="preserve">: </w:t>
      </w:r>
      <w:r w:rsidR="00CB7BB9">
        <w:rPr>
          <w:rFonts w:ascii="Times New Roman" w:hAnsi="Times New Roman" w:cs="Times New Roman"/>
          <w:b/>
          <w:bCs/>
        </w:rPr>
        <w:t>Giraud-Carrier</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6F3E9504" w14:textId="5C11A0CF"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CB7BB9">
        <w:rPr>
          <w:rFonts w:ascii="Times New Roman" w:hAnsi="Times New Roman" w:cs="Times New Roman"/>
          <w:b/>
          <w:bCs/>
        </w:rPr>
        <w:t>Giraud-Carrier</w:t>
      </w:r>
    </w:p>
    <w:p w14:paraId="4EE7B2DD" w14:textId="77777777" w:rsidR="00032D0D" w:rsidRDefault="00032D0D" w:rsidP="00032D0D">
      <w:pPr>
        <w:spacing w:after="0" w:line="240" w:lineRule="auto"/>
        <w:rPr>
          <w:rFonts w:ascii="Times New Roman" w:hAnsi="Times New Roman" w:cs="Times New Roman"/>
          <w:b/>
          <w:bCs/>
        </w:rPr>
      </w:pPr>
    </w:p>
    <w:p w14:paraId="29C59E3B" w14:textId="515D3A3F"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xml:space="preserve">: </w:t>
      </w:r>
      <w:r w:rsidR="00CB7BB9">
        <w:rPr>
          <w:rFonts w:ascii="Times New Roman" w:hAnsi="Times New Roman" w:cs="Times New Roman"/>
          <w:b/>
          <w:bCs/>
        </w:rPr>
        <w:t>Berrett</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1D53FE06" w14:textId="240CE599"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CB7BB9">
        <w:rPr>
          <w:rFonts w:ascii="Times New Roman" w:hAnsi="Times New Roman" w:cs="Times New Roman"/>
          <w:b/>
          <w:bCs/>
        </w:rPr>
        <w:t>Berrett</w:t>
      </w:r>
    </w:p>
    <w:p w14:paraId="3E51D753" w14:textId="64BE69EF" w:rsidR="00032D0D" w:rsidRDefault="00032D0D" w:rsidP="008A651A">
      <w:pPr>
        <w:spacing w:after="0" w:line="240" w:lineRule="auto"/>
        <w:rPr>
          <w:rFonts w:ascii="Times New Roman" w:hAnsi="Times New Roman" w:cs="Times New Roman"/>
          <w:b/>
          <w:bCs/>
        </w:rPr>
      </w:pPr>
    </w:p>
    <w:p w14:paraId="77F2ED68" w14:textId="22D0D67C" w:rsidR="00032D0D" w:rsidRPr="008A651A" w:rsidRDefault="00032D0D" w:rsidP="008A651A">
      <w:pPr>
        <w:spacing w:after="0" w:line="240" w:lineRule="auto"/>
        <w:rPr>
          <w:rFonts w:ascii="Times New Roman" w:hAnsi="Times New Roman" w:cs="Times New Roman"/>
          <w:b/>
          <w:bCs/>
        </w:rPr>
      </w:pPr>
    </w:p>
    <w:sectPr w:rsidR="00032D0D" w:rsidRPr="008A651A" w:rsidSect="002253D0">
      <w:headerReference w:type="default" r:id="rId16"/>
      <w:endnotePr>
        <w:numFmt w:val="decimal"/>
      </w:endnotePr>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opher Dillon" w:date="2023-02-07T07:59:00Z" w:initials="CD">
    <w:p w14:paraId="36EC7078" w14:textId="77777777" w:rsidR="00B46830" w:rsidRDefault="00B46830" w:rsidP="00C332F4">
      <w:r>
        <w:rPr>
          <w:rStyle w:val="CommentReference"/>
        </w:rPr>
        <w:annotationRef/>
      </w:r>
      <w:r>
        <w:rPr>
          <w:sz w:val="20"/>
          <w:szCs w:val="20"/>
        </w:rPr>
        <w:t>Project Narrative: 5 pages max</w:t>
      </w:r>
      <w:r>
        <w:rPr>
          <w:sz w:val="20"/>
          <w:szCs w:val="20"/>
        </w:rPr>
        <w:cr/>
      </w:r>
      <w:r>
        <w:rPr>
          <w:sz w:val="20"/>
          <w:szCs w:val="20"/>
        </w:rPr>
        <w:cr/>
        <w:t>Audience: Deans of research from ALL colleges at the university.</w:t>
      </w:r>
      <w:r>
        <w:rPr>
          <w:sz w:val="20"/>
          <w:szCs w:val="20"/>
        </w:rPr>
        <w:cr/>
        <w:t>Emphasize less methodology and more impact.</w:t>
      </w:r>
      <w:r>
        <w:rPr>
          <w:sz w:val="20"/>
          <w:szCs w:val="20"/>
        </w:rPr>
        <w:cr/>
      </w:r>
    </w:p>
  </w:comment>
  <w:comment w:id="1" w:author="Steven Allen" w:date="2023-02-10T09:57:00Z" w:initials="SA">
    <w:p w14:paraId="6EDF1FB9" w14:textId="77777777" w:rsidR="00802CCC" w:rsidRDefault="00802CCC" w:rsidP="00802CCC">
      <w:r>
        <w:rPr>
          <w:rStyle w:val="CommentReference"/>
        </w:rPr>
        <w:annotationRef/>
      </w:r>
      <w:r>
        <w:rPr>
          <w:color w:val="000000"/>
          <w:sz w:val="20"/>
          <w:szCs w:val="20"/>
        </w:rPr>
        <w:t xml:space="preserve">This is a chance to educate the reviewers in all the ways an MRgFUS procedure can go wrong.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C7078" w15:done="0"/>
  <w15:commentEx w15:paraId="6EDF1F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C834C" w16cex:dateUtc="2023-02-07T14:59:00Z"/>
  <w16cex:commentExtensible w16cex:durableId="27909383" w16cex:dateUtc="2023-02-10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C7078" w16cid:durableId="278C834C"/>
  <w16cid:commentId w16cid:paraId="6EDF1FB9" w16cid:durableId="27909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1E0C2" w14:textId="77777777" w:rsidR="009F4040" w:rsidRDefault="009F4040" w:rsidP="00331DD5">
      <w:pPr>
        <w:spacing w:after="0" w:line="240" w:lineRule="auto"/>
      </w:pPr>
      <w:r>
        <w:separator/>
      </w:r>
    </w:p>
  </w:endnote>
  <w:endnote w:type="continuationSeparator" w:id="0">
    <w:p w14:paraId="1B17AD09" w14:textId="77777777" w:rsidR="009F4040" w:rsidRDefault="009F4040" w:rsidP="00331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Bold">
    <w:altName w:val="Arial"/>
    <w:panose1 w:val="020B06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D0075" w14:textId="77777777" w:rsidR="009F4040" w:rsidRDefault="009F4040" w:rsidP="00331DD5">
      <w:pPr>
        <w:spacing w:after="0" w:line="240" w:lineRule="auto"/>
      </w:pPr>
      <w:r>
        <w:separator/>
      </w:r>
    </w:p>
  </w:footnote>
  <w:footnote w:type="continuationSeparator" w:id="0">
    <w:p w14:paraId="324C48A6" w14:textId="77777777" w:rsidR="009F4040" w:rsidRDefault="009F4040" w:rsidP="00331D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5025C" w14:textId="77777777" w:rsidR="000F750E" w:rsidRDefault="000F7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8CB"/>
    <w:multiLevelType w:val="hybridMultilevel"/>
    <w:tmpl w:val="0BB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C53F5"/>
    <w:multiLevelType w:val="hybridMultilevel"/>
    <w:tmpl w:val="4BC40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90CE1"/>
    <w:multiLevelType w:val="hybridMultilevel"/>
    <w:tmpl w:val="C0BA17D6"/>
    <w:lvl w:ilvl="0" w:tplc="04090001">
      <w:start w:val="1"/>
      <w:numFmt w:val="bullet"/>
      <w:lvlText w:val=""/>
      <w:lvlJc w:val="left"/>
      <w:pPr>
        <w:ind w:left="720" w:hanging="360"/>
      </w:pPr>
      <w:rPr>
        <w:rFonts w:ascii="Symbol" w:hAnsi="Symbol" w:hint="default"/>
      </w:rPr>
    </w:lvl>
    <w:lvl w:ilvl="1" w:tplc="CC0217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61FD7"/>
    <w:multiLevelType w:val="hybridMultilevel"/>
    <w:tmpl w:val="7818B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D456A"/>
    <w:multiLevelType w:val="hybridMultilevel"/>
    <w:tmpl w:val="CB0AB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E0A80"/>
    <w:multiLevelType w:val="hybridMultilevel"/>
    <w:tmpl w:val="28A46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066F6"/>
    <w:multiLevelType w:val="hybridMultilevel"/>
    <w:tmpl w:val="724C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C4671"/>
    <w:multiLevelType w:val="hybridMultilevel"/>
    <w:tmpl w:val="3CF2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E7574"/>
    <w:multiLevelType w:val="hybridMultilevel"/>
    <w:tmpl w:val="9142F3D6"/>
    <w:lvl w:ilvl="0" w:tplc="BD8C2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50004"/>
    <w:multiLevelType w:val="hybridMultilevel"/>
    <w:tmpl w:val="906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61F77"/>
    <w:multiLevelType w:val="hybridMultilevel"/>
    <w:tmpl w:val="B96864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351827CB"/>
    <w:multiLevelType w:val="hybridMultilevel"/>
    <w:tmpl w:val="80FAA012"/>
    <w:lvl w:ilvl="0" w:tplc="3CBE8DFA">
      <w:start w:val="1"/>
      <w:numFmt w:val="bullet"/>
      <w:lvlText w:val="•"/>
      <w:lvlJc w:val="left"/>
      <w:pPr>
        <w:tabs>
          <w:tab w:val="num" w:pos="720"/>
        </w:tabs>
        <w:ind w:left="720" w:hanging="360"/>
      </w:pPr>
      <w:rPr>
        <w:rFonts w:ascii="Arial" w:hAnsi="Arial" w:hint="default"/>
      </w:rPr>
    </w:lvl>
    <w:lvl w:ilvl="1" w:tplc="5166086C" w:tentative="1">
      <w:start w:val="1"/>
      <w:numFmt w:val="bullet"/>
      <w:lvlText w:val="•"/>
      <w:lvlJc w:val="left"/>
      <w:pPr>
        <w:tabs>
          <w:tab w:val="num" w:pos="1440"/>
        </w:tabs>
        <w:ind w:left="1440" w:hanging="360"/>
      </w:pPr>
      <w:rPr>
        <w:rFonts w:ascii="Arial" w:hAnsi="Arial" w:hint="default"/>
      </w:rPr>
    </w:lvl>
    <w:lvl w:ilvl="2" w:tplc="53D0B416" w:tentative="1">
      <w:start w:val="1"/>
      <w:numFmt w:val="bullet"/>
      <w:lvlText w:val="•"/>
      <w:lvlJc w:val="left"/>
      <w:pPr>
        <w:tabs>
          <w:tab w:val="num" w:pos="2160"/>
        </w:tabs>
        <w:ind w:left="2160" w:hanging="360"/>
      </w:pPr>
      <w:rPr>
        <w:rFonts w:ascii="Arial" w:hAnsi="Arial" w:hint="default"/>
      </w:rPr>
    </w:lvl>
    <w:lvl w:ilvl="3" w:tplc="3F2619BC" w:tentative="1">
      <w:start w:val="1"/>
      <w:numFmt w:val="bullet"/>
      <w:lvlText w:val="•"/>
      <w:lvlJc w:val="left"/>
      <w:pPr>
        <w:tabs>
          <w:tab w:val="num" w:pos="2880"/>
        </w:tabs>
        <w:ind w:left="2880" w:hanging="360"/>
      </w:pPr>
      <w:rPr>
        <w:rFonts w:ascii="Arial" w:hAnsi="Arial" w:hint="default"/>
      </w:rPr>
    </w:lvl>
    <w:lvl w:ilvl="4" w:tplc="91C826AC" w:tentative="1">
      <w:start w:val="1"/>
      <w:numFmt w:val="bullet"/>
      <w:lvlText w:val="•"/>
      <w:lvlJc w:val="left"/>
      <w:pPr>
        <w:tabs>
          <w:tab w:val="num" w:pos="3600"/>
        </w:tabs>
        <w:ind w:left="3600" w:hanging="360"/>
      </w:pPr>
      <w:rPr>
        <w:rFonts w:ascii="Arial" w:hAnsi="Arial" w:hint="default"/>
      </w:rPr>
    </w:lvl>
    <w:lvl w:ilvl="5" w:tplc="203ADCE0" w:tentative="1">
      <w:start w:val="1"/>
      <w:numFmt w:val="bullet"/>
      <w:lvlText w:val="•"/>
      <w:lvlJc w:val="left"/>
      <w:pPr>
        <w:tabs>
          <w:tab w:val="num" w:pos="4320"/>
        </w:tabs>
        <w:ind w:left="4320" w:hanging="360"/>
      </w:pPr>
      <w:rPr>
        <w:rFonts w:ascii="Arial" w:hAnsi="Arial" w:hint="default"/>
      </w:rPr>
    </w:lvl>
    <w:lvl w:ilvl="6" w:tplc="FC4A505E" w:tentative="1">
      <w:start w:val="1"/>
      <w:numFmt w:val="bullet"/>
      <w:lvlText w:val="•"/>
      <w:lvlJc w:val="left"/>
      <w:pPr>
        <w:tabs>
          <w:tab w:val="num" w:pos="5040"/>
        </w:tabs>
        <w:ind w:left="5040" w:hanging="360"/>
      </w:pPr>
      <w:rPr>
        <w:rFonts w:ascii="Arial" w:hAnsi="Arial" w:hint="default"/>
      </w:rPr>
    </w:lvl>
    <w:lvl w:ilvl="7" w:tplc="AAF2A80E" w:tentative="1">
      <w:start w:val="1"/>
      <w:numFmt w:val="bullet"/>
      <w:lvlText w:val="•"/>
      <w:lvlJc w:val="left"/>
      <w:pPr>
        <w:tabs>
          <w:tab w:val="num" w:pos="5760"/>
        </w:tabs>
        <w:ind w:left="5760" w:hanging="360"/>
      </w:pPr>
      <w:rPr>
        <w:rFonts w:ascii="Arial" w:hAnsi="Arial" w:hint="default"/>
      </w:rPr>
    </w:lvl>
    <w:lvl w:ilvl="8" w:tplc="B5AAD6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4201D1"/>
    <w:multiLevelType w:val="hybridMultilevel"/>
    <w:tmpl w:val="C46A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F3459F"/>
    <w:multiLevelType w:val="hybridMultilevel"/>
    <w:tmpl w:val="F78A005A"/>
    <w:lvl w:ilvl="0" w:tplc="E5B04CF8">
      <w:start w:val="1"/>
      <w:numFmt w:val="decimal"/>
      <w:pStyle w:val="A-numbered"/>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3F347E75"/>
    <w:multiLevelType w:val="hybridMultilevel"/>
    <w:tmpl w:val="32EC1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70567"/>
    <w:multiLevelType w:val="hybridMultilevel"/>
    <w:tmpl w:val="F3465DF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43DA38AE"/>
    <w:multiLevelType w:val="hybridMultilevel"/>
    <w:tmpl w:val="C6D8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B3917"/>
    <w:multiLevelType w:val="hybridMultilevel"/>
    <w:tmpl w:val="6AD4D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F20B16"/>
    <w:multiLevelType w:val="hybridMultilevel"/>
    <w:tmpl w:val="FD7E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94DA9"/>
    <w:multiLevelType w:val="hybridMultilevel"/>
    <w:tmpl w:val="0136E9A8"/>
    <w:lvl w:ilvl="0" w:tplc="F954D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9964F3"/>
    <w:multiLevelType w:val="hybridMultilevel"/>
    <w:tmpl w:val="77BC003A"/>
    <w:lvl w:ilvl="0" w:tplc="33F48120">
      <w:start w:val="1"/>
      <w:numFmt w:val="bullet"/>
      <w:pStyle w:val="A-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29538272">
    <w:abstractNumId w:val="2"/>
  </w:num>
  <w:num w:numId="2" w16cid:durableId="1904291308">
    <w:abstractNumId w:val="7"/>
  </w:num>
  <w:num w:numId="3" w16cid:durableId="1018240927">
    <w:abstractNumId w:val="12"/>
  </w:num>
  <w:num w:numId="4" w16cid:durableId="924993927">
    <w:abstractNumId w:val="18"/>
  </w:num>
  <w:num w:numId="5" w16cid:durableId="1164398295">
    <w:abstractNumId w:val="14"/>
  </w:num>
  <w:num w:numId="6" w16cid:durableId="1709603202">
    <w:abstractNumId w:val="16"/>
  </w:num>
  <w:num w:numId="7" w16cid:durableId="818156971">
    <w:abstractNumId w:val="1"/>
  </w:num>
  <w:num w:numId="8" w16cid:durableId="319165031">
    <w:abstractNumId w:val="9"/>
  </w:num>
  <w:num w:numId="9" w16cid:durableId="869535319">
    <w:abstractNumId w:val="3"/>
  </w:num>
  <w:num w:numId="10" w16cid:durableId="1623800981">
    <w:abstractNumId w:val="5"/>
  </w:num>
  <w:num w:numId="11" w16cid:durableId="1099062361">
    <w:abstractNumId w:val="17"/>
  </w:num>
  <w:num w:numId="12" w16cid:durableId="1578324457">
    <w:abstractNumId w:val="10"/>
  </w:num>
  <w:num w:numId="13" w16cid:durableId="1224290777">
    <w:abstractNumId w:val="20"/>
  </w:num>
  <w:num w:numId="14" w16cid:durableId="727459832">
    <w:abstractNumId w:val="13"/>
  </w:num>
  <w:num w:numId="15" w16cid:durableId="1543975206">
    <w:abstractNumId w:val="13"/>
    <w:lvlOverride w:ilvl="0">
      <w:startOverride w:val="1"/>
    </w:lvlOverride>
  </w:num>
  <w:num w:numId="16" w16cid:durableId="1770614643">
    <w:abstractNumId w:val="13"/>
    <w:lvlOverride w:ilvl="0">
      <w:startOverride w:val="1"/>
    </w:lvlOverride>
  </w:num>
  <w:num w:numId="17" w16cid:durableId="1296064312">
    <w:abstractNumId w:val="13"/>
    <w:lvlOverride w:ilvl="0">
      <w:startOverride w:val="1"/>
    </w:lvlOverride>
  </w:num>
  <w:num w:numId="18" w16cid:durableId="1612054947">
    <w:abstractNumId w:val="11"/>
  </w:num>
  <w:num w:numId="19" w16cid:durableId="574828161">
    <w:abstractNumId w:val="13"/>
    <w:lvlOverride w:ilvl="0">
      <w:startOverride w:val="1"/>
    </w:lvlOverride>
  </w:num>
  <w:num w:numId="20" w16cid:durableId="823084495">
    <w:abstractNumId w:val="13"/>
    <w:lvlOverride w:ilvl="0">
      <w:startOverride w:val="1"/>
    </w:lvlOverride>
  </w:num>
  <w:num w:numId="21" w16cid:durableId="1044329815">
    <w:abstractNumId w:val="15"/>
  </w:num>
  <w:num w:numId="22" w16cid:durableId="402144186">
    <w:abstractNumId w:val="19"/>
  </w:num>
  <w:num w:numId="23" w16cid:durableId="1779135074">
    <w:abstractNumId w:val="8"/>
  </w:num>
  <w:num w:numId="24" w16cid:durableId="295453415">
    <w:abstractNumId w:val="4"/>
  </w:num>
  <w:num w:numId="25" w16cid:durableId="1523206469">
    <w:abstractNumId w:val="6"/>
  </w:num>
  <w:num w:numId="26" w16cid:durableId="1177692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Dillon">
    <w15:presenceInfo w15:providerId="AD" w15:userId="S::dillon01@byu.edu::c83fd9ef-b09d-4c83-97b8-3fd25009e53a"/>
  </w15:person>
  <w15:person w15:author="Steven Allen">
    <w15:presenceInfo w15:providerId="AD" w15:userId="S::allens2@byu.edu::7af7ae1e-7f5c-47fa-947a-f0ec29189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attachedTemplate r:id="rId1"/>
  <w:trackRevisions/>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CC"/>
    <w:rsid w:val="00000C73"/>
    <w:rsid w:val="000112E0"/>
    <w:rsid w:val="0001374F"/>
    <w:rsid w:val="0001491B"/>
    <w:rsid w:val="000150D0"/>
    <w:rsid w:val="000270DE"/>
    <w:rsid w:val="00027397"/>
    <w:rsid w:val="00032D0D"/>
    <w:rsid w:val="00033E72"/>
    <w:rsid w:val="00040B09"/>
    <w:rsid w:val="00044658"/>
    <w:rsid w:val="00044C52"/>
    <w:rsid w:val="00046793"/>
    <w:rsid w:val="000730AC"/>
    <w:rsid w:val="00073DF8"/>
    <w:rsid w:val="00076F00"/>
    <w:rsid w:val="00087DA0"/>
    <w:rsid w:val="00092504"/>
    <w:rsid w:val="000A1D54"/>
    <w:rsid w:val="000A41E3"/>
    <w:rsid w:val="000A4C9B"/>
    <w:rsid w:val="000B18E5"/>
    <w:rsid w:val="000B2825"/>
    <w:rsid w:val="000C22EC"/>
    <w:rsid w:val="000C5E38"/>
    <w:rsid w:val="000D082F"/>
    <w:rsid w:val="000D0C01"/>
    <w:rsid w:val="000F040F"/>
    <w:rsid w:val="000F42C3"/>
    <w:rsid w:val="000F750E"/>
    <w:rsid w:val="000F7847"/>
    <w:rsid w:val="00101CF9"/>
    <w:rsid w:val="0010204B"/>
    <w:rsid w:val="00116C04"/>
    <w:rsid w:val="0011733E"/>
    <w:rsid w:val="00121159"/>
    <w:rsid w:val="001213ED"/>
    <w:rsid w:val="0012316F"/>
    <w:rsid w:val="00124712"/>
    <w:rsid w:val="00126538"/>
    <w:rsid w:val="00127F84"/>
    <w:rsid w:val="00130C3E"/>
    <w:rsid w:val="00135F5A"/>
    <w:rsid w:val="00140B99"/>
    <w:rsid w:val="001434B3"/>
    <w:rsid w:val="00143DDD"/>
    <w:rsid w:val="00153E02"/>
    <w:rsid w:val="0017387E"/>
    <w:rsid w:val="001805F0"/>
    <w:rsid w:val="0018677D"/>
    <w:rsid w:val="00187D31"/>
    <w:rsid w:val="001912DF"/>
    <w:rsid w:val="001A0F51"/>
    <w:rsid w:val="001A2450"/>
    <w:rsid w:val="001A27EB"/>
    <w:rsid w:val="001A2C11"/>
    <w:rsid w:val="001A3978"/>
    <w:rsid w:val="001A3C95"/>
    <w:rsid w:val="001A7244"/>
    <w:rsid w:val="001B6291"/>
    <w:rsid w:val="001C0537"/>
    <w:rsid w:val="001C6F5B"/>
    <w:rsid w:val="001D5635"/>
    <w:rsid w:val="001E1CE2"/>
    <w:rsid w:val="001E4D71"/>
    <w:rsid w:val="001F3552"/>
    <w:rsid w:val="001F357D"/>
    <w:rsid w:val="001F4E07"/>
    <w:rsid w:val="002029A4"/>
    <w:rsid w:val="002060CC"/>
    <w:rsid w:val="002155BA"/>
    <w:rsid w:val="002253D0"/>
    <w:rsid w:val="00232626"/>
    <w:rsid w:val="00237E39"/>
    <w:rsid w:val="0024512C"/>
    <w:rsid w:val="002544F3"/>
    <w:rsid w:val="00256994"/>
    <w:rsid w:val="00261913"/>
    <w:rsid w:val="00272025"/>
    <w:rsid w:val="00273801"/>
    <w:rsid w:val="00274954"/>
    <w:rsid w:val="00275C4F"/>
    <w:rsid w:val="00281273"/>
    <w:rsid w:val="002823C0"/>
    <w:rsid w:val="00284778"/>
    <w:rsid w:val="0028542F"/>
    <w:rsid w:val="0029134F"/>
    <w:rsid w:val="00297279"/>
    <w:rsid w:val="00297DFD"/>
    <w:rsid w:val="002A74B5"/>
    <w:rsid w:val="002B25D1"/>
    <w:rsid w:val="002B3DB1"/>
    <w:rsid w:val="002B495D"/>
    <w:rsid w:val="002C1F7B"/>
    <w:rsid w:val="002C3B90"/>
    <w:rsid w:val="002D0D87"/>
    <w:rsid w:val="002D12E9"/>
    <w:rsid w:val="002D6760"/>
    <w:rsid w:val="002E2EE5"/>
    <w:rsid w:val="002E3D33"/>
    <w:rsid w:val="002E4575"/>
    <w:rsid w:val="002E5B86"/>
    <w:rsid w:val="002E5C1C"/>
    <w:rsid w:val="002F2AC9"/>
    <w:rsid w:val="002F3EBB"/>
    <w:rsid w:val="002F559C"/>
    <w:rsid w:val="00302A6D"/>
    <w:rsid w:val="0030416D"/>
    <w:rsid w:val="00325174"/>
    <w:rsid w:val="00331DD5"/>
    <w:rsid w:val="00332BB5"/>
    <w:rsid w:val="003411FA"/>
    <w:rsid w:val="003438D6"/>
    <w:rsid w:val="00347296"/>
    <w:rsid w:val="00350CE1"/>
    <w:rsid w:val="00353BAA"/>
    <w:rsid w:val="00355032"/>
    <w:rsid w:val="00367CB3"/>
    <w:rsid w:val="00374A65"/>
    <w:rsid w:val="00380E33"/>
    <w:rsid w:val="00386DE0"/>
    <w:rsid w:val="0039050B"/>
    <w:rsid w:val="00390696"/>
    <w:rsid w:val="0039268F"/>
    <w:rsid w:val="00393103"/>
    <w:rsid w:val="003A0085"/>
    <w:rsid w:val="003A3525"/>
    <w:rsid w:val="003A5B95"/>
    <w:rsid w:val="003A7553"/>
    <w:rsid w:val="003B20A6"/>
    <w:rsid w:val="003B7F12"/>
    <w:rsid w:val="003C2487"/>
    <w:rsid w:val="003C4A9F"/>
    <w:rsid w:val="003C5D1D"/>
    <w:rsid w:val="003D15FC"/>
    <w:rsid w:val="003D23F2"/>
    <w:rsid w:val="003E29EB"/>
    <w:rsid w:val="003E3C14"/>
    <w:rsid w:val="003E4773"/>
    <w:rsid w:val="003E71B0"/>
    <w:rsid w:val="003E7D53"/>
    <w:rsid w:val="003F34D5"/>
    <w:rsid w:val="004019DD"/>
    <w:rsid w:val="00402D44"/>
    <w:rsid w:val="00415761"/>
    <w:rsid w:val="0042045F"/>
    <w:rsid w:val="00426C80"/>
    <w:rsid w:val="00435A8E"/>
    <w:rsid w:val="00455C77"/>
    <w:rsid w:val="00457376"/>
    <w:rsid w:val="00463999"/>
    <w:rsid w:val="004658DE"/>
    <w:rsid w:val="00466365"/>
    <w:rsid w:val="004667B8"/>
    <w:rsid w:val="0047041D"/>
    <w:rsid w:val="00472F72"/>
    <w:rsid w:val="004736FA"/>
    <w:rsid w:val="00477ABD"/>
    <w:rsid w:val="00481750"/>
    <w:rsid w:val="0048233A"/>
    <w:rsid w:val="00491E82"/>
    <w:rsid w:val="0049201A"/>
    <w:rsid w:val="00497DFC"/>
    <w:rsid w:val="00497E05"/>
    <w:rsid w:val="004A4EAA"/>
    <w:rsid w:val="004B1FD7"/>
    <w:rsid w:val="004B40E4"/>
    <w:rsid w:val="004B44AF"/>
    <w:rsid w:val="004B677E"/>
    <w:rsid w:val="004C1D72"/>
    <w:rsid w:val="004C2904"/>
    <w:rsid w:val="004E21F7"/>
    <w:rsid w:val="004E2906"/>
    <w:rsid w:val="004F3F88"/>
    <w:rsid w:val="004F66EF"/>
    <w:rsid w:val="00503CAF"/>
    <w:rsid w:val="005052E9"/>
    <w:rsid w:val="00512415"/>
    <w:rsid w:val="00517C8F"/>
    <w:rsid w:val="00521C2D"/>
    <w:rsid w:val="005237F3"/>
    <w:rsid w:val="00523B97"/>
    <w:rsid w:val="005300BB"/>
    <w:rsid w:val="0053722B"/>
    <w:rsid w:val="00540D32"/>
    <w:rsid w:val="00543821"/>
    <w:rsid w:val="00555F9A"/>
    <w:rsid w:val="00562D0D"/>
    <w:rsid w:val="00566319"/>
    <w:rsid w:val="00571976"/>
    <w:rsid w:val="0057272A"/>
    <w:rsid w:val="00581CB9"/>
    <w:rsid w:val="005838DA"/>
    <w:rsid w:val="00585650"/>
    <w:rsid w:val="00594156"/>
    <w:rsid w:val="005A15BB"/>
    <w:rsid w:val="005A351D"/>
    <w:rsid w:val="005A7406"/>
    <w:rsid w:val="005C205E"/>
    <w:rsid w:val="005D521E"/>
    <w:rsid w:val="005D5BAF"/>
    <w:rsid w:val="005D67B6"/>
    <w:rsid w:val="005E2685"/>
    <w:rsid w:val="005E71C6"/>
    <w:rsid w:val="005E7473"/>
    <w:rsid w:val="005F0117"/>
    <w:rsid w:val="005F0F06"/>
    <w:rsid w:val="005F289E"/>
    <w:rsid w:val="005F2AFA"/>
    <w:rsid w:val="005F553B"/>
    <w:rsid w:val="005F6E13"/>
    <w:rsid w:val="0060009E"/>
    <w:rsid w:val="0060579C"/>
    <w:rsid w:val="006067D9"/>
    <w:rsid w:val="006172B0"/>
    <w:rsid w:val="006202DF"/>
    <w:rsid w:val="006335AE"/>
    <w:rsid w:val="006378F8"/>
    <w:rsid w:val="00637E6E"/>
    <w:rsid w:val="00653953"/>
    <w:rsid w:val="0065524D"/>
    <w:rsid w:val="00661324"/>
    <w:rsid w:val="006613F3"/>
    <w:rsid w:val="00674F23"/>
    <w:rsid w:val="00680416"/>
    <w:rsid w:val="00680F87"/>
    <w:rsid w:val="00686676"/>
    <w:rsid w:val="006868D0"/>
    <w:rsid w:val="006911C3"/>
    <w:rsid w:val="00692A13"/>
    <w:rsid w:val="006977EC"/>
    <w:rsid w:val="006A6F09"/>
    <w:rsid w:val="006B1497"/>
    <w:rsid w:val="006B646E"/>
    <w:rsid w:val="006B7E86"/>
    <w:rsid w:val="006C3B68"/>
    <w:rsid w:val="006C5EA8"/>
    <w:rsid w:val="006C65B0"/>
    <w:rsid w:val="006D2C4F"/>
    <w:rsid w:val="006D5359"/>
    <w:rsid w:val="006D60A7"/>
    <w:rsid w:val="006F359B"/>
    <w:rsid w:val="006F43E0"/>
    <w:rsid w:val="006F4A0E"/>
    <w:rsid w:val="006F6A36"/>
    <w:rsid w:val="00702094"/>
    <w:rsid w:val="00702432"/>
    <w:rsid w:val="00702E6D"/>
    <w:rsid w:val="00703264"/>
    <w:rsid w:val="00705C35"/>
    <w:rsid w:val="00726D68"/>
    <w:rsid w:val="00731A12"/>
    <w:rsid w:val="00732270"/>
    <w:rsid w:val="00734697"/>
    <w:rsid w:val="00737343"/>
    <w:rsid w:val="0073751C"/>
    <w:rsid w:val="0075223A"/>
    <w:rsid w:val="00752F67"/>
    <w:rsid w:val="00754F0B"/>
    <w:rsid w:val="007571CB"/>
    <w:rsid w:val="0077471F"/>
    <w:rsid w:val="00780929"/>
    <w:rsid w:val="0079343B"/>
    <w:rsid w:val="00795C26"/>
    <w:rsid w:val="007A326D"/>
    <w:rsid w:val="007B38DF"/>
    <w:rsid w:val="007C1BAC"/>
    <w:rsid w:val="007C4558"/>
    <w:rsid w:val="007D63BA"/>
    <w:rsid w:val="007E2972"/>
    <w:rsid w:val="007F2ABA"/>
    <w:rsid w:val="007F3B2C"/>
    <w:rsid w:val="00802329"/>
    <w:rsid w:val="00802CCC"/>
    <w:rsid w:val="008040F3"/>
    <w:rsid w:val="0080460E"/>
    <w:rsid w:val="00806798"/>
    <w:rsid w:val="00811330"/>
    <w:rsid w:val="00812B1B"/>
    <w:rsid w:val="008147DA"/>
    <w:rsid w:val="00820881"/>
    <w:rsid w:val="0082204F"/>
    <w:rsid w:val="008235BD"/>
    <w:rsid w:val="0082430E"/>
    <w:rsid w:val="008272EB"/>
    <w:rsid w:val="00833734"/>
    <w:rsid w:val="0084726C"/>
    <w:rsid w:val="00847D2B"/>
    <w:rsid w:val="00850F15"/>
    <w:rsid w:val="00856CAC"/>
    <w:rsid w:val="00857666"/>
    <w:rsid w:val="00862995"/>
    <w:rsid w:val="00866731"/>
    <w:rsid w:val="00871437"/>
    <w:rsid w:val="00872555"/>
    <w:rsid w:val="00875EFF"/>
    <w:rsid w:val="00876F79"/>
    <w:rsid w:val="00877505"/>
    <w:rsid w:val="00882CEE"/>
    <w:rsid w:val="0088301C"/>
    <w:rsid w:val="008915F7"/>
    <w:rsid w:val="0089480E"/>
    <w:rsid w:val="00896B10"/>
    <w:rsid w:val="008A04D5"/>
    <w:rsid w:val="008A0BAA"/>
    <w:rsid w:val="008A1865"/>
    <w:rsid w:val="008A5BA5"/>
    <w:rsid w:val="008A651A"/>
    <w:rsid w:val="008B5DEC"/>
    <w:rsid w:val="008C5980"/>
    <w:rsid w:val="008D1C90"/>
    <w:rsid w:val="008D6CBA"/>
    <w:rsid w:val="008E0001"/>
    <w:rsid w:val="008E1945"/>
    <w:rsid w:val="008F2B25"/>
    <w:rsid w:val="008F50E0"/>
    <w:rsid w:val="008F7E5F"/>
    <w:rsid w:val="00903F44"/>
    <w:rsid w:val="0090727A"/>
    <w:rsid w:val="009110FD"/>
    <w:rsid w:val="009117E2"/>
    <w:rsid w:val="00920917"/>
    <w:rsid w:val="009218AD"/>
    <w:rsid w:val="00921995"/>
    <w:rsid w:val="00924416"/>
    <w:rsid w:val="00924F78"/>
    <w:rsid w:val="00934D7F"/>
    <w:rsid w:val="00943B94"/>
    <w:rsid w:val="00944D2A"/>
    <w:rsid w:val="009458A2"/>
    <w:rsid w:val="00951F74"/>
    <w:rsid w:val="00952E57"/>
    <w:rsid w:val="00957C3E"/>
    <w:rsid w:val="00961C75"/>
    <w:rsid w:val="00963E3C"/>
    <w:rsid w:val="00965573"/>
    <w:rsid w:val="009735D2"/>
    <w:rsid w:val="00974B8A"/>
    <w:rsid w:val="00977DF0"/>
    <w:rsid w:val="00983553"/>
    <w:rsid w:val="009862CD"/>
    <w:rsid w:val="00986C2B"/>
    <w:rsid w:val="00987D25"/>
    <w:rsid w:val="00987D45"/>
    <w:rsid w:val="00990ECC"/>
    <w:rsid w:val="009A1B47"/>
    <w:rsid w:val="009A5EE0"/>
    <w:rsid w:val="009A66F3"/>
    <w:rsid w:val="009A6B1E"/>
    <w:rsid w:val="009B40F6"/>
    <w:rsid w:val="009D2BDD"/>
    <w:rsid w:val="009D2E0C"/>
    <w:rsid w:val="009E18CC"/>
    <w:rsid w:val="009E26E0"/>
    <w:rsid w:val="009E341D"/>
    <w:rsid w:val="009E6423"/>
    <w:rsid w:val="009F24E1"/>
    <w:rsid w:val="009F4040"/>
    <w:rsid w:val="009F5C60"/>
    <w:rsid w:val="00A01D36"/>
    <w:rsid w:val="00A23426"/>
    <w:rsid w:val="00A238CC"/>
    <w:rsid w:val="00A27FFB"/>
    <w:rsid w:val="00A30CAB"/>
    <w:rsid w:val="00A31931"/>
    <w:rsid w:val="00A31C22"/>
    <w:rsid w:val="00A41B18"/>
    <w:rsid w:val="00A438B7"/>
    <w:rsid w:val="00A4401A"/>
    <w:rsid w:val="00A44468"/>
    <w:rsid w:val="00A56A88"/>
    <w:rsid w:val="00A62981"/>
    <w:rsid w:val="00A66E32"/>
    <w:rsid w:val="00A74556"/>
    <w:rsid w:val="00A74786"/>
    <w:rsid w:val="00A8021C"/>
    <w:rsid w:val="00A81FA6"/>
    <w:rsid w:val="00A939D4"/>
    <w:rsid w:val="00A94FD2"/>
    <w:rsid w:val="00AA0880"/>
    <w:rsid w:val="00AA39C9"/>
    <w:rsid w:val="00AB02B6"/>
    <w:rsid w:val="00AB0425"/>
    <w:rsid w:val="00AB3DD7"/>
    <w:rsid w:val="00AB7323"/>
    <w:rsid w:val="00AB7CD7"/>
    <w:rsid w:val="00AC02CE"/>
    <w:rsid w:val="00AC17E3"/>
    <w:rsid w:val="00AC1ADB"/>
    <w:rsid w:val="00AC33D9"/>
    <w:rsid w:val="00AC3D1A"/>
    <w:rsid w:val="00AC459C"/>
    <w:rsid w:val="00AC5EBA"/>
    <w:rsid w:val="00AD0022"/>
    <w:rsid w:val="00AD3FFC"/>
    <w:rsid w:val="00AE5629"/>
    <w:rsid w:val="00AE5DEE"/>
    <w:rsid w:val="00AE6BB3"/>
    <w:rsid w:val="00AF2051"/>
    <w:rsid w:val="00AF35BE"/>
    <w:rsid w:val="00B038AE"/>
    <w:rsid w:val="00B046F2"/>
    <w:rsid w:val="00B06775"/>
    <w:rsid w:val="00B11B8B"/>
    <w:rsid w:val="00B134CF"/>
    <w:rsid w:val="00B20292"/>
    <w:rsid w:val="00B37518"/>
    <w:rsid w:val="00B42D6F"/>
    <w:rsid w:val="00B43EAB"/>
    <w:rsid w:val="00B451B8"/>
    <w:rsid w:val="00B46830"/>
    <w:rsid w:val="00B50692"/>
    <w:rsid w:val="00B50E5B"/>
    <w:rsid w:val="00B52BD5"/>
    <w:rsid w:val="00B533A2"/>
    <w:rsid w:val="00B534B4"/>
    <w:rsid w:val="00B54166"/>
    <w:rsid w:val="00B5542F"/>
    <w:rsid w:val="00B71413"/>
    <w:rsid w:val="00B75419"/>
    <w:rsid w:val="00B76471"/>
    <w:rsid w:val="00B87BE8"/>
    <w:rsid w:val="00B92A3E"/>
    <w:rsid w:val="00B94149"/>
    <w:rsid w:val="00BA41B3"/>
    <w:rsid w:val="00BA4E0E"/>
    <w:rsid w:val="00BB325A"/>
    <w:rsid w:val="00BB7C58"/>
    <w:rsid w:val="00BC0254"/>
    <w:rsid w:val="00BC1522"/>
    <w:rsid w:val="00BC2EB6"/>
    <w:rsid w:val="00BC3632"/>
    <w:rsid w:val="00BD1C98"/>
    <w:rsid w:val="00BD49C9"/>
    <w:rsid w:val="00BD7191"/>
    <w:rsid w:val="00BD74E2"/>
    <w:rsid w:val="00BE0DC4"/>
    <w:rsid w:val="00BE53E0"/>
    <w:rsid w:val="00BE5756"/>
    <w:rsid w:val="00C06EC7"/>
    <w:rsid w:val="00C07042"/>
    <w:rsid w:val="00C133DE"/>
    <w:rsid w:val="00C16825"/>
    <w:rsid w:val="00C20D50"/>
    <w:rsid w:val="00C33A5C"/>
    <w:rsid w:val="00C50101"/>
    <w:rsid w:val="00C60909"/>
    <w:rsid w:val="00C6284F"/>
    <w:rsid w:val="00C62951"/>
    <w:rsid w:val="00C71B8A"/>
    <w:rsid w:val="00C80720"/>
    <w:rsid w:val="00C901AB"/>
    <w:rsid w:val="00C902E7"/>
    <w:rsid w:val="00C97B1E"/>
    <w:rsid w:val="00CA49C9"/>
    <w:rsid w:val="00CA4A78"/>
    <w:rsid w:val="00CB4B72"/>
    <w:rsid w:val="00CB7BB9"/>
    <w:rsid w:val="00CC0027"/>
    <w:rsid w:val="00CC638F"/>
    <w:rsid w:val="00CD0B00"/>
    <w:rsid w:val="00CD3464"/>
    <w:rsid w:val="00CD487A"/>
    <w:rsid w:val="00CD4EDB"/>
    <w:rsid w:val="00CE1A87"/>
    <w:rsid w:val="00CE67DE"/>
    <w:rsid w:val="00CF120D"/>
    <w:rsid w:val="00CF2E8C"/>
    <w:rsid w:val="00CF7788"/>
    <w:rsid w:val="00D03F40"/>
    <w:rsid w:val="00D045D2"/>
    <w:rsid w:val="00D05445"/>
    <w:rsid w:val="00D063EB"/>
    <w:rsid w:val="00D150B6"/>
    <w:rsid w:val="00D1580E"/>
    <w:rsid w:val="00D21960"/>
    <w:rsid w:val="00D225DA"/>
    <w:rsid w:val="00D23C66"/>
    <w:rsid w:val="00D30A8C"/>
    <w:rsid w:val="00D3414A"/>
    <w:rsid w:val="00D36D41"/>
    <w:rsid w:val="00D47F7C"/>
    <w:rsid w:val="00D65613"/>
    <w:rsid w:val="00D72BA6"/>
    <w:rsid w:val="00D73C52"/>
    <w:rsid w:val="00D76C63"/>
    <w:rsid w:val="00D8197C"/>
    <w:rsid w:val="00D90EA5"/>
    <w:rsid w:val="00D915FB"/>
    <w:rsid w:val="00D9265E"/>
    <w:rsid w:val="00D950CC"/>
    <w:rsid w:val="00D96B00"/>
    <w:rsid w:val="00DA1373"/>
    <w:rsid w:val="00DA1CFA"/>
    <w:rsid w:val="00DA59FC"/>
    <w:rsid w:val="00DA7B77"/>
    <w:rsid w:val="00DB3182"/>
    <w:rsid w:val="00DC0EF1"/>
    <w:rsid w:val="00DC42B8"/>
    <w:rsid w:val="00DC5284"/>
    <w:rsid w:val="00DC5EFD"/>
    <w:rsid w:val="00DC6A10"/>
    <w:rsid w:val="00DD12E0"/>
    <w:rsid w:val="00E00149"/>
    <w:rsid w:val="00E01143"/>
    <w:rsid w:val="00E12453"/>
    <w:rsid w:val="00E20410"/>
    <w:rsid w:val="00E25ED3"/>
    <w:rsid w:val="00E43A6E"/>
    <w:rsid w:val="00E45301"/>
    <w:rsid w:val="00E5435F"/>
    <w:rsid w:val="00E56668"/>
    <w:rsid w:val="00E6255E"/>
    <w:rsid w:val="00E67B9B"/>
    <w:rsid w:val="00E73A77"/>
    <w:rsid w:val="00E74150"/>
    <w:rsid w:val="00E75885"/>
    <w:rsid w:val="00E76105"/>
    <w:rsid w:val="00E77042"/>
    <w:rsid w:val="00E81202"/>
    <w:rsid w:val="00E820A3"/>
    <w:rsid w:val="00E84676"/>
    <w:rsid w:val="00E91C07"/>
    <w:rsid w:val="00EA1E87"/>
    <w:rsid w:val="00EA1F9C"/>
    <w:rsid w:val="00EA7690"/>
    <w:rsid w:val="00EB564C"/>
    <w:rsid w:val="00EB7888"/>
    <w:rsid w:val="00EB7CE4"/>
    <w:rsid w:val="00EC6348"/>
    <w:rsid w:val="00ED7F73"/>
    <w:rsid w:val="00EE0379"/>
    <w:rsid w:val="00EE217D"/>
    <w:rsid w:val="00EE3878"/>
    <w:rsid w:val="00EE3C1E"/>
    <w:rsid w:val="00EE5829"/>
    <w:rsid w:val="00EE75C7"/>
    <w:rsid w:val="00EF3AEC"/>
    <w:rsid w:val="00EF3F49"/>
    <w:rsid w:val="00EF5654"/>
    <w:rsid w:val="00F0212D"/>
    <w:rsid w:val="00F0273A"/>
    <w:rsid w:val="00F0689E"/>
    <w:rsid w:val="00F07E32"/>
    <w:rsid w:val="00F135EC"/>
    <w:rsid w:val="00F146D6"/>
    <w:rsid w:val="00F168C2"/>
    <w:rsid w:val="00F21670"/>
    <w:rsid w:val="00F27D39"/>
    <w:rsid w:val="00F360C5"/>
    <w:rsid w:val="00F36D4A"/>
    <w:rsid w:val="00F41693"/>
    <w:rsid w:val="00F4320A"/>
    <w:rsid w:val="00F475DA"/>
    <w:rsid w:val="00F57353"/>
    <w:rsid w:val="00F6675B"/>
    <w:rsid w:val="00F70128"/>
    <w:rsid w:val="00F766AF"/>
    <w:rsid w:val="00F77BBE"/>
    <w:rsid w:val="00F81CB9"/>
    <w:rsid w:val="00F86358"/>
    <w:rsid w:val="00F90EBF"/>
    <w:rsid w:val="00F91864"/>
    <w:rsid w:val="00FA1220"/>
    <w:rsid w:val="00FA131C"/>
    <w:rsid w:val="00FB618F"/>
    <w:rsid w:val="00FC3A74"/>
    <w:rsid w:val="00FC44E7"/>
    <w:rsid w:val="00FC6EED"/>
    <w:rsid w:val="00FE05B5"/>
    <w:rsid w:val="00FE1B40"/>
    <w:rsid w:val="00FE3E23"/>
    <w:rsid w:val="00FE5DB7"/>
    <w:rsid w:val="00FF23F7"/>
    <w:rsid w:val="00FF3BED"/>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78D0BF"/>
  <w15:docId w15:val="{D80BA025-CECA-4BC3-9C3A-6C778E03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F43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331DD5"/>
    <w:pPr>
      <w:spacing w:after="0" w:line="240" w:lineRule="auto"/>
    </w:pPr>
    <w:rPr>
      <w:sz w:val="24"/>
      <w:szCs w:val="24"/>
    </w:rPr>
  </w:style>
  <w:style w:type="character" w:customStyle="1" w:styleId="EndnoteTextChar">
    <w:name w:val="Endnote Text Char"/>
    <w:basedOn w:val="DefaultParagraphFont"/>
    <w:link w:val="EndnoteText"/>
    <w:uiPriority w:val="99"/>
    <w:rsid w:val="00331DD5"/>
    <w:rPr>
      <w:sz w:val="24"/>
      <w:szCs w:val="24"/>
    </w:rPr>
  </w:style>
  <w:style w:type="character" w:styleId="EndnoteReference">
    <w:name w:val="endnote reference"/>
    <w:basedOn w:val="DefaultParagraphFont"/>
    <w:uiPriority w:val="99"/>
    <w:unhideWhenUsed/>
    <w:rsid w:val="00331DD5"/>
    <w:rPr>
      <w:vertAlign w:val="superscript"/>
    </w:rPr>
  </w:style>
  <w:style w:type="paragraph" w:customStyle="1" w:styleId="Default">
    <w:name w:val="Default"/>
    <w:rsid w:val="00497DFC"/>
    <w:pPr>
      <w:widowControl w:val="0"/>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6335AE"/>
    <w:pPr>
      <w:ind w:left="720"/>
      <w:contextualSpacing/>
    </w:pPr>
  </w:style>
  <w:style w:type="paragraph" w:styleId="BalloonText">
    <w:name w:val="Balloon Text"/>
    <w:basedOn w:val="Normal"/>
    <w:link w:val="BalloonTextChar"/>
    <w:uiPriority w:val="99"/>
    <w:semiHidden/>
    <w:unhideWhenUsed/>
    <w:rsid w:val="0056631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6319"/>
    <w:rPr>
      <w:rFonts w:ascii="Lucida Grande" w:hAnsi="Lucida Grande" w:cs="Lucida Grande"/>
      <w:sz w:val="18"/>
      <w:szCs w:val="18"/>
    </w:rPr>
  </w:style>
  <w:style w:type="paragraph" w:styleId="Caption">
    <w:name w:val="caption"/>
    <w:basedOn w:val="Normal"/>
    <w:next w:val="Normal"/>
    <w:link w:val="CaptionChar"/>
    <w:uiPriority w:val="99"/>
    <w:unhideWhenUsed/>
    <w:qFormat/>
    <w:rsid w:val="00E20410"/>
    <w:pPr>
      <w:spacing w:after="200" w:line="240" w:lineRule="auto"/>
    </w:pPr>
    <w:rPr>
      <w:b/>
      <w:bCs/>
      <w:color w:val="5B9BD5" w:themeColor="accent1"/>
      <w:sz w:val="18"/>
      <w:szCs w:val="18"/>
    </w:rPr>
  </w:style>
  <w:style w:type="table" w:styleId="TableGrid">
    <w:name w:val="Table Grid"/>
    <w:basedOn w:val="TableNormal"/>
    <w:uiPriority w:val="39"/>
    <w:rsid w:val="009A5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52F67"/>
    <w:rPr>
      <w:rFonts w:cs="Arial"/>
      <w:color w:val="000000"/>
    </w:rPr>
  </w:style>
  <w:style w:type="table" w:customStyle="1" w:styleId="ColorfulGrid-Accent51">
    <w:name w:val="Colorful Grid - Accent 51"/>
    <w:basedOn w:val="TableNormal"/>
    <w:next w:val="ColorfulGrid-Accent5"/>
    <w:uiPriority w:val="73"/>
    <w:rsid w:val="002C1F7B"/>
    <w:pPr>
      <w:spacing w:after="0" w:line="240" w:lineRule="auto"/>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2C1F7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NormalWeb">
    <w:name w:val="Normal (Web)"/>
    <w:basedOn w:val="Normal"/>
    <w:uiPriority w:val="99"/>
    <w:unhideWhenUsed/>
    <w:rsid w:val="00806798"/>
    <w:pPr>
      <w:spacing w:after="0" w:line="276" w:lineRule="auto"/>
    </w:pPr>
    <w:rPr>
      <w:rFonts w:ascii="Times New Roman" w:hAnsi="Times New Roman" w:cs="Times New Roman"/>
      <w:sz w:val="24"/>
      <w:szCs w:val="24"/>
    </w:rPr>
  </w:style>
  <w:style w:type="character" w:customStyle="1" w:styleId="CaptionChar">
    <w:name w:val="Caption Char"/>
    <w:link w:val="Caption"/>
    <w:uiPriority w:val="99"/>
    <w:rsid w:val="0017387E"/>
    <w:rPr>
      <w:b/>
      <w:bCs/>
      <w:color w:val="5B9BD5" w:themeColor="accent1"/>
      <w:sz w:val="18"/>
      <w:szCs w:val="18"/>
    </w:rPr>
  </w:style>
  <w:style w:type="paragraph" w:styleId="Footer">
    <w:name w:val="footer"/>
    <w:basedOn w:val="Normal"/>
    <w:link w:val="FooterChar"/>
    <w:uiPriority w:val="99"/>
    <w:unhideWhenUsed/>
    <w:rsid w:val="00BC152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1522"/>
  </w:style>
  <w:style w:type="character" w:styleId="PageNumber">
    <w:name w:val="page number"/>
    <w:basedOn w:val="DefaultParagraphFont"/>
    <w:uiPriority w:val="99"/>
    <w:semiHidden/>
    <w:unhideWhenUsed/>
    <w:rsid w:val="00BC1522"/>
  </w:style>
  <w:style w:type="paragraph" w:customStyle="1" w:styleId="A-Head1">
    <w:name w:val="A-Head1"/>
    <w:basedOn w:val="Normal"/>
    <w:next w:val="Body"/>
    <w:qFormat/>
    <w:rsid w:val="0011733E"/>
    <w:pPr>
      <w:keepNext/>
      <w:spacing w:before="360" w:after="120" w:line="276" w:lineRule="auto"/>
      <w:jc w:val="both"/>
    </w:pPr>
    <w:rPr>
      <w:rFonts w:ascii="Arial Bold" w:hAnsi="Arial Bold"/>
      <w:b/>
      <w:caps/>
    </w:rPr>
  </w:style>
  <w:style w:type="paragraph" w:customStyle="1" w:styleId="A-Body">
    <w:name w:val="A-Body"/>
    <w:basedOn w:val="Normal"/>
    <w:qFormat/>
    <w:rsid w:val="007C1BAC"/>
    <w:pPr>
      <w:spacing w:after="0" w:line="240" w:lineRule="auto"/>
      <w:ind w:firstLine="288"/>
      <w:jc w:val="both"/>
    </w:pPr>
    <w:rPr>
      <w:rFonts w:ascii="Arial" w:hAnsi="Arial"/>
      <w:sz w:val="20"/>
    </w:rPr>
  </w:style>
  <w:style w:type="paragraph" w:customStyle="1" w:styleId="A-Head2">
    <w:name w:val="A-Head2"/>
    <w:basedOn w:val="Normal"/>
    <w:next w:val="A-Body"/>
    <w:qFormat/>
    <w:rsid w:val="007C1BAC"/>
    <w:pPr>
      <w:keepNext/>
      <w:spacing w:before="120" w:after="0" w:line="276" w:lineRule="auto"/>
      <w:jc w:val="both"/>
    </w:pPr>
    <w:rPr>
      <w:rFonts w:ascii="Arial" w:hAnsi="Arial"/>
      <w:b/>
      <w:sz w:val="20"/>
    </w:rPr>
  </w:style>
  <w:style w:type="character" w:styleId="CommentReference">
    <w:name w:val="annotation reference"/>
    <w:basedOn w:val="DefaultParagraphFont"/>
    <w:uiPriority w:val="99"/>
    <w:semiHidden/>
    <w:unhideWhenUsed/>
    <w:rsid w:val="00E00149"/>
    <w:rPr>
      <w:sz w:val="16"/>
      <w:szCs w:val="16"/>
    </w:rPr>
  </w:style>
  <w:style w:type="paragraph" w:styleId="CommentText">
    <w:name w:val="annotation text"/>
    <w:basedOn w:val="Normal"/>
    <w:link w:val="CommentTextChar"/>
    <w:uiPriority w:val="99"/>
    <w:semiHidden/>
    <w:unhideWhenUsed/>
    <w:rsid w:val="00E00149"/>
    <w:pPr>
      <w:spacing w:line="240" w:lineRule="auto"/>
    </w:pPr>
    <w:rPr>
      <w:sz w:val="20"/>
      <w:szCs w:val="20"/>
    </w:rPr>
  </w:style>
  <w:style w:type="character" w:customStyle="1" w:styleId="CommentTextChar">
    <w:name w:val="Comment Text Char"/>
    <w:basedOn w:val="DefaultParagraphFont"/>
    <w:link w:val="CommentText"/>
    <w:uiPriority w:val="99"/>
    <w:semiHidden/>
    <w:rsid w:val="00E00149"/>
    <w:rPr>
      <w:sz w:val="20"/>
      <w:szCs w:val="20"/>
    </w:rPr>
  </w:style>
  <w:style w:type="paragraph" w:styleId="CommentSubject">
    <w:name w:val="annotation subject"/>
    <w:basedOn w:val="CommentText"/>
    <w:next w:val="CommentText"/>
    <w:link w:val="CommentSubjectChar"/>
    <w:uiPriority w:val="99"/>
    <w:semiHidden/>
    <w:unhideWhenUsed/>
    <w:rsid w:val="00E00149"/>
    <w:rPr>
      <w:b/>
      <w:bCs/>
    </w:rPr>
  </w:style>
  <w:style w:type="character" w:customStyle="1" w:styleId="CommentSubjectChar">
    <w:name w:val="Comment Subject Char"/>
    <w:basedOn w:val="CommentTextChar"/>
    <w:link w:val="CommentSubject"/>
    <w:uiPriority w:val="99"/>
    <w:semiHidden/>
    <w:rsid w:val="00E00149"/>
    <w:rPr>
      <w:b/>
      <w:bCs/>
      <w:sz w:val="20"/>
      <w:szCs w:val="20"/>
    </w:rPr>
  </w:style>
  <w:style w:type="paragraph" w:customStyle="1" w:styleId="Body">
    <w:name w:val="Body"/>
    <w:basedOn w:val="Normal"/>
    <w:link w:val="BodyChar"/>
    <w:rsid w:val="004E2906"/>
    <w:pPr>
      <w:spacing w:after="0" w:line="240" w:lineRule="auto"/>
      <w:ind w:firstLine="288"/>
      <w:jc w:val="both"/>
    </w:pPr>
    <w:rPr>
      <w:rFonts w:ascii="Arial" w:eastAsia="Times New Roman" w:hAnsi="Arial" w:cs="Times New Roman"/>
      <w:sz w:val="20"/>
      <w:szCs w:val="24"/>
    </w:rPr>
  </w:style>
  <w:style w:type="character" w:customStyle="1" w:styleId="BodyChar">
    <w:name w:val="Body Char"/>
    <w:basedOn w:val="DefaultParagraphFont"/>
    <w:link w:val="Body"/>
    <w:rsid w:val="004E2906"/>
    <w:rPr>
      <w:rFonts w:ascii="Arial" w:eastAsia="Times New Roman" w:hAnsi="Arial" w:cs="Times New Roman"/>
      <w:sz w:val="20"/>
      <w:szCs w:val="24"/>
    </w:rPr>
  </w:style>
  <w:style w:type="paragraph" w:customStyle="1" w:styleId="ref">
    <w:name w:val="ref"/>
    <w:basedOn w:val="ListParagraph"/>
    <w:qFormat/>
    <w:rsid w:val="004E2906"/>
    <w:pPr>
      <w:spacing w:after="120" w:line="240" w:lineRule="auto"/>
      <w:ind w:left="0"/>
      <w:contextualSpacing w:val="0"/>
      <w:jc w:val="both"/>
    </w:pPr>
    <w:rPr>
      <w:rFonts w:ascii="Arial" w:eastAsiaTheme="minorEastAsia" w:hAnsi="Arial" w:cs="Times New Roman"/>
      <w:sz w:val="20"/>
      <w:szCs w:val="24"/>
    </w:rPr>
  </w:style>
  <w:style w:type="paragraph" w:customStyle="1" w:styleId="Head2">
    <w:name w:val="Head2"/>
    <w:basedOn w:val="Normal"/>
    <w:next w:val="Body"/>
    <w:link w:val="Head2Char"/>
    <w:rsid w:val="004E2906"/>
    <w:pPr>
      <w:keepNext/>
      <w:tabs>
        <w:tab w:val="right" w:pos="9360"/>
      </w:tabs>
      <w:spacing w:before="240" w:after="0" w:line="240" w:lineRule="auto"/>
    </w:pPr>
    <w:rPr>
      <w:rFonts w:ascii="Arial" w:eastAsia="Times New Roman" w:hAnsi="Arial" w:cs="Times New Roman"/>
      <w:b/>
      <w:sz w:val="20"/>
      <w:szCs w:val="24"/>
    </w:rPr>
  </w:style>
  <w:style w:type="character" w:customStyle="1" w:styleId="Head2Char">
    <w:name w:val="Head2 Char"/>
    <w:basedOn w:val="DefaultParagraphFont"/>
    <w:link w:val="Head2"/>
    <w:rsid w:val="004E2906"/>
    <w:rPr>
      <w:rFonts w:ascii="Arial" w:eastAsia="Times New Roman" w:hAnsi="Arial" w:cs="Times New Roman"/>
      <w:b/>
      <w:sz w:val="20"/>
      <w:szCs w:val="24"/>
    </w:rPr>
  </w:style>
  <w:style w:type="paragraph" w:styleId="Header">
    <w:name w:val="header"/>
    <w:basedOn w:val="Normal"/>
    <w:link w:val="HeaderChar"/>
    <w:uiPriority w:val="99"/>
    <w:unhideWhenUsed/>
    <w:rsid w:val="00225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3D0"/>
  </w:style>
  <w:style w:type="character" w:customStyle="1" w:styleId="Heading2Char">
    <w:name w:val="Heading 2 Char"/>
    <w:basedOn w:val="DefaultParagraphFont"/>
    <w:link w:val="Heading2"/>
    <w:uiPriority w:val="9"/>
    <w:rsid w:val="006F43E0"/>
    <w:rPr>
      <w:rFonts w:asciiTheme="majorHAnsi" w:eastAsiaTheme="majorEastAsia" w:hAnsiTheme="majorHAnsi" w:cstheme="majorBidi"/>
      <w:color w:val="2E74B5" w:themeColor="accent1" w:themeShade="BF"/>
      <w:sz w:val="26"/>
      <w:szCs w:val="26"/>
    </w:rPr>
  </w:style>
  <w:style w:type="paragraph" w:customStyle="1" w:styleId="A-Item">
    <w:name w:val="A-Item"/>
    <w:basedOn w:val="A-Body"/>
    <w:qFormat/>
    <w:rsid w:val="00275C4F"/>
    <w:pPr>
      <w:spacing w:after="120"/>
      <w:ind w:left="270" w:firstLine="0"/>
    </w:pPr>
  </w:style>
  <w:style w:type="paragraph" w:customStyle="1" w:styleId="A-bullet">
    <w:name w:val="A-bullet"/>
    <w:basedOn w:val="A-Item"/>
    <w:qFormat/>
    <w:rsid w:val="008915F7"/>
    <w:pPr>
      <w:numPr>
        <w:numId w:val="13"/>
      </w:numPr>
      <w:spacing w:before="120"/>
      <w:ind w:left="1440" w:hanging="270"/>
    </w:pPr>
  </w:style>
  <w:style w:type="paragraph" w:customStyle="1" w:styleId="A-numbered">
    <w:name w:val="A-numbered"/>
    <w:basedOn w:val="A-Item"/>
    <w:qFormat/>
    <w:rsid w:val="00540D32"/>
    <w:pPr>
      <w:numPr>
        <w:numId w:val="14"/>
      </w:numPr>
    </w:pPr>
  </w:style>
  <w:style w:type="paragraph" w:customStyle="1" w:styleId="A-Title">
    <w:name w:val="A-Title"/>
    <w:basedOn w:val="Normal"/>
    <w:qFormat/>
    <w:rsid w:val="00A238CC"/>
    <w:pPr>
      <w:spacing w:after="40"/>
      <w:jc w:val="center"/>
    </w:pPr>
    <w:rPr>
      <w:rFonts w:ascii="Arial" w:eastAsia="Times New Roman" w:hAnsi="Arial" w:cs="Arial"/>
      <w:b/>
      <w:bCs/>
      <w:iCs/>
      <w:sz w:val="24"/>
      <w:szCs w:val="24"/>
    </w:rPr>
  </w:style>
  <w:style w:type="paragraph" w:customStyle="1" w:styleId="A-Subtitle">
    <w:name w:val="A-Subtitle"/>
    <w:basedOn w:val="Normal"/>
    <w:qFormat/>
    <w:rsid w:val="00A238CC"/>
    <w:pPr>
      <w:spacing w:after="0"/>
      <w:jc w:val="center"/>
    </w:pPr>
    <w:rPr>
      <w:rFonts w:ascii="Arial" w:eastAsia="Times New Roman" w:hAnsi="Arial" w:cs="Arial"/>
      <w:bCs/>
      <w:iCs/>
      <w:sz w:val="20"/>
      <w:szCs w:val="20"/>
    </w:rPr>
  </w:style>
  <w:style w:type="paragraph" w:customStyle="1" w:styleId="A-Deliverable">
    <w:name w:val="A-Deliverable"/>
    <w:basedOn w:val="A-Body"/>
    <w:qFormat/>
    <w:rsid w:val="006B7E86"/>
    <w:pPr>
      <w:spacing w:before="120" w:after="120"/>
      <w:ind w:left="720" w:hanging="432"/>
    </w:pPr>
    <w:rPr>
      <w:i/>
    </w:rPr>
  </w:style>
  <w:style w:type="paragraph" w:customStyle="1" w:styleId="A-Caption">
    <w:name w:val="A-Caption"/>
    <w:basedOn w:val="Caption"/>
    <w:qFormat/>
    <w:rsid w:val="00732270"/>
    <w:pPr>
      <w:spacing w:after="0"/>
    </w:pPr>
    <w:rPr>
      <w:b w:val="0"/>
      <w:color w:val="auto"/>
      <w:sz w:val="20"/>
      <w:szCs w:val="20"/>
    </w:rPr>
  </w:style>
  <w:style w:type="paragraph" w:styleId="FootnoteText">
    <w:name w:val="footnote text"/>
    <w:basedOn w:val="Normal"/>
    <w:link w:val="FootnoteTextChar"/>
    <w:uiPriority w:val="99"/>
    <w:semiHidden/>
    <w:unhideWhenUsed/>
    <w:rsid w:val="005E74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7473"/>
    <w:rPr>
      <w:sz w:val="20"/>
      <w:szCs w:val="20"/>
    </w:rPr>
  </w:style>
  <w:style w:type="character" w:styleId="FootnoteReference">
    <w:name w:val="footnote reference"/>
    <w:basedOn w:val="DefaultParagraphFont"/>
    <w:uiPriority w:val="99"/>
    <w:semiHidden/>
    <w:unhideWhenUsed/>
    <w:rsid w:val="005E7473"/>
    <w:rPr>
      <w:vertAlign w:val="superscript"/>
    </w:rPr>
  </w:style>
  <w:style w:type="character" w:styleId="UnresolvedMention">
    <w:name w:val="Unresolved Mention"/>
    <w:basedOn w:val="DefaultParagraphFont"/>
    <w:uiPriority w:val="99"/>
    <w:semiHidden/>
    <w:unhideWhenUsed/>
    <w:rsid w:val="00EE0379"/>
    <w:rPr>
      <w:color w:val="605E5C"/>
      <w:shd w:val="clear" w:color="auto" w:fill="E1DFDD"/>
    </w:rPr>
  </w:style>
  <w:style w:type="character" w:styleId="FollowedHyperlink">
    <w:name w:val="FollowedHyperlink"/>
    <w:basedOn w:val="DefaultParagraphFont"/>
    <w:uiPriority w:val="99"/>
    <w:semiHidden/>
    <w:unhideWhenUsed/>
    <w:rsid w:val="00B52BD5"/>
    <w:rPr>
      <w:color w:val="954F72" w:themeColor="followedHyperlink"/>
      <w:u w:val="single"/>
    </w:rPr>
  </w:style>
  <w:style w:type="character" w:styleId="Strong">
    <w:name w:val="Strong"/>
    <w:basedOn w:val="DefaultParagraphFont"/>
    <w:uiPriority w:val="22"/>
    <w:qFormat/>
    <w:rsid w:val="00A56A88"/>
    <w:rPr>
      <w:b/>
      <w:bCs/>
    </w:rPr>
  </w:style>
  <w:style w:type="paragraph" w:styleId="Bibliography">
    <w:name w:val="Bibliography"/>
    <w:basedOn w:val="Normal"/>
    <w:next w:val="Normal"/>
    <w:uiPriority w:val="37"/>
    <w:unhideWhenUsed/>
    <w:rsid w:val="00D90EA5"/>
    <w:pPr>
      <w:tabs>
        <w:tab w:val="left" w:pos="500"/>
      </w:tabs>
      <w:spacing w:after="240" w:line="240" w:lineRule="auto"/>
      <w:ind w:left="504" w:hanging="504"/>
    </w:pPr>
  </w:style>
  <w:style w:type="paragraph" w:styleId="Revision">
    <w:name w:val="Revision"/>
    <w:hidden/>
    <w:uiPriority w:val="99"/>
    <w:semiHidden/>
    <w:rsid w:val="00812B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1139685613">
      <w:bodyDiv w:val="1"/>
      <w:marLeft w:val="0"/>
      <w:marRight w:val="0"/>
      <w:marTop w:val="0"/>
      <w:marBottom w:val="0"/>
      <w:divBdr>
        <w:top w:val="none" w:sz="0" w:space="0" w:color="auto"/>
        <w:left w:val="none" w:sz="0" w:space="0" w:color="auto"/>
        <w:bottom w:val="none" w:sz="0" w:space="0" w:color="auto"/>
        <w:right w:val="none" w:sz="0" w:space="0" w:color="auto"/>
      </w:divBdr>
    </w:div>
    <w:div w:id="1201438625">
      <w:bodyDiv w:val="1"/>
      <w:marLeft w:val="0"/>
      <w:marRight w:val="0"/>
      <w:marTop w:val="0"/>
      <w:marBottom w:val="0"/>
      <w:divBdr>
        <w:top w:val="none" w:sz="0" w:space="0" w:color="auto"/>
        <w:left w:val="none" w:sz="0" w:space="0" w:color="auto"/>
        <w:bottom w:val="none" w:sz="0" w:space="0" w:color="auto"/>
        <w:right w:val="none" w:sz="0" w:space="0" w:color="auto"/>
      </w:divBdr>
    </w:div>
    <w:div w:id="1925530838">
      <w:bodyDiv w:val="1"/>
      <w:marLeft w:val="0"/>
      <w:marRight w:val="0"/>
      <w:marTop w:val="0"/>
      <w:marBottom w:val="0"/>
      <w:divBdr>
        <w:top w:val="none" w:sz="0" w:space="0" w:color="auto"/>
        <w:left w:val="none" w:sz="0" w:space="0" w:color="auto"/>
        <w:bottom w:val="none" w:sz="0" w:space="0" w:color="auto"/>
        <w:right w:val="none" w:sz="0" w:space="0" w:color="auto"/>
      </w:divBdr>
      <w:divsChild>
        <w:div w:id="772483699">
          <w:marLeft w:val="1080"/>
          <w:marRight w:val="0"/>
          <w:marTop w:val="200"/>
          <w:marBottom w:val="0"/>
          <w:divBdr>
            <w:top w:val="none" w:sz="0" w:space="0" w:color="auto"/>
            <w:left w:val="none" w:sz="0" w:space="0" w:color="auto"/>
            <w:bottom w:val="none" w:sz="0" w:space="0" w:color="auto"/>
            <w:right w:val="none" w:sz="0" w:space="0" w:color="auto"/>
          </w:divBdr>
        </w:div>
        <w:div w:id="949315809">
          <w:marLeft w:val="1080"/>
          <w:marRight w:val="0"/>
          <w:marTop w:val="200"/>
          <w:marBottom w:val="0"/>
          <w:divBdr>
            <w:top w:val="none" w:sz="0" w:space="0" w:color="auto"/>
            <w:left w:val="none" w:sz="0" w:space="0" w:color="auto"/>
            <w:bottom w:val="none" w:sz="0" w:space="0" w:color="auto"/>
            <w:right w:val="none" w:sz="0" w:space="0" w:color="auto"/>
          </w:divBdr>
        </w:div>
        <w:div w:id="331495679">
          <w:marLeft w:val="1080"/>
          <w:marRight w:val="0"/>
          <w:marTop w:val="200"/>
          <w:marBottom w:val="0"/>
          <w:divBdr>
            <w:top w:val="none" w:sz="0" w:space="0" w:color="auto"/>
            <w:left w:val="none" w:sz="0" w:space="0" w:color="auto"/>
            <w:bottom w:val="none" w:sz="0" w:space="0" w:color="auto"/>
            <w:right w:val="none" w:sz="0" w:space="0" w:color="auto"/>
          </w:divBdr>
        </w:div>
        <w:div w:id="549268853">
          <w:marLeft w:val="1080"/>
          <w:marRight w:val="0"/>
          <w:marTop w:val="200"/>
          <w:marBottom w:val="0"/>
          <w:divBdr>
            <w:top w:val="none" w:sz="0" w:space="0" w:color="auto"/>
            <w:left w:val="none" w:sz="0" w:space="0" w:color="auto"/>
            <w:bottom w:val="none" w:sz="0" w:space="0" w:color="auto"/>
            <w:right w:val="none" w:sz="0" w:space="0" w:color="auto"/>
          </w:divBdr>
        </w:div>
        <w:div w:id="872501438">
          <w:marLeft w:val="1080"/>
          <w:marRight w:val="0"/>
          <w:marTop w:val="200"/>
          <w:marBottom w:val="0"/>
          <w:divBdr>
            <w:top w:val="none" w:sz="0" w:space="0" w:color="auto"/>
            <w:left w:val="none" w:sz="0" w:space="0" w:color="auto"/>
            <w:bottom w:val="none" w:sz="0" w:space="0" w:color="auto"/>
            <w:right w:val="none" w:sz="0" w:space="0" w:color="auto"/>
          </w:divBdr>
        </w:div>
        <w:div w:id="542904764">
          <w:marLeft w:val="1080"/>
          <w:marRight w:val="0"/>
          <w:marTop w:val="200"/>
          <w:marBottom w:val="0"/>
          <w:divBdr>
            <w:top w:val="none" w:sz="0" w:space="0" w:color="auto"/>
            <w:left w:val="none" w:sz="0" w:space="0" w:color="auto"/>
            <w:bottom w:val="none" w:sz="0" w:space="0" w:color="auto"/>
            <w:right w:val="none" w:sz="0" w:space="0" w:color="auto"/>
          </w:divBdr>
        </w:div>
        <w:div w:id="1829399745">
          <w:marLeft w:val="1080"/>
          <w:marRight w:val="0"/>
          <w:marTop w:val="200"/>
          <w:marBottom w:val="0"/>
          <w:divBdr>
            <w:top w:val="none" w:sz="0" w:space="0" w:color="auto"/>
            <w:left w:val="none" w:sz="0" w:space="0" w:color="auto"/>
            <w:bottom w:val="none" w:sz="0" w:space="0" w:color="auto"/>
            <w:right w:val="none" w:sz="0" w:space="0" w:color="auto"/>
          </w:divBdr>
        </w:div>
        <w:div w:id="286132848">
          <w:marLeft w:val="1080"/>
          <w:marRight w:val="0"/>
          <w:marTop w:val="200"/>
          <w:marBottom w:val="0"/>
          <w:divBdr>
            <w:top w:val="none" w:sz="0" w:space="0" w:color="auto"/>
            <w:left w:val="none" w:sz="0" w:space="0" w:color="auto"/>
            <w:bottom w:val="none" w:sz="0" w:space="0" w:color="auto"/>
            <w:right w:val="none" w:sz="0" w:space="0" w:color="auto"/>
          </w:divBdr>
        </w:div>
      </w:divsChild>
    </w:div>
    <w:div w:id="2064937614">
      <w:bodyDiv w:val="1"/>
      <w:marLeft w:val="0"/>
      <w:marRight w:val="0"/>
      <w:marTop w:val="0"/>
      <w:marBottom w:val="0"/>
      <w:divBdr>
        <w:top w:val="none" w:sz="0" w:space="0" w:color="auto"/>
        <w:left w:val="none" w:sz="0" w:space="0" w:color="auto"/>
        <w:bottom w:val="none" w:sz="0" w:space="0" w:color="auto"/>
        <w:right w:val="none" w:sz="0" w:space="0" w:color="auto"/>
      </w:divBdr>
      <w:divsChild>
        <w:div w:id="1826119057">
          <w:marLeft w:val="0"/>
          <w:marRight w:val="0"/>
          <w:marTop w:val="0"/>
          <w:marBottom w:val="0"/>
          <w:divBdr>
            <w:top w:val="none" w:sz="0" w:space="0" w:color="auto"/>
            <w:left w:val="none" w:sz="0" w:space="0" w:color="auto"/>
            <w:bottom w:val="none" w:sz="0" w:space="0" w:color="auto"/>
            <w:right w:val="none" w:sz="0" w:space="0" w:color="auto"/>
          </w:divBdr>
        </w:div>
        <w:div w:id="980157961">
          <w:marLeft w:val="0"/>
          <w:marRight w:val="0"/>
          <w:marTop w:val="0"/>
          <w:marBottom w:val="0"/>
          <w:divBdr>
            <w:top w:val="none" w:sz="0" w:space="0" w:color="auto"/>
            <w:left w:val="none" w:sz="0" w:space="0" w:color="auto"/>
            <w:bottom w:val="none" w:sz="0" w:space="0" w:color="auto"/>
            <w:right w:val="none" w:sz="0" w:space="0" w:color="auto"/>
          </w:divBdr>
        </w:div>
        <w:div w:id="529295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20Howell\Documents\Custom%20Office%20Templates\NSF_PFI_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736A-F159-9F4F-876E-03990A81A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C:\Users\Larry Howell\Documents\Custom Office Templates\NSF_PFI_Styles.dotx</Template>
  <TotalTime>14</TotalTime>
  <Pages>12</Pages>
  <Words>12952</Words>
  <Characters>73831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Larry L. Howell</dc:creator>
  <cp:lastModifiedBy>Steven Allen</cp:lastModifiedBy>
  <cp:revision>19</cp:revision>
  <cp:lastPrinted>2018-11-27T18:49:00Z</cp:lastPrinted>
  <dcterms:created xsi:type="dcterms:W3CDTF">2023-02-16T17:01:00Z</dcterms:created>
  <dcterms:modified xsi:type="dcterms:W3CDTF">2023-02-16T18:21:00Z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id="MCARoq0L"/&gt;&lt;style id="http://www.zotero.org/styles/vancouver-brackets"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