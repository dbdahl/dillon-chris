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F2B25" w:rsidR="009D2E0C" w:rsidP="004658DE" w:rsidRDefault="000F750E" w14:paraId="651B0D83" w14:textId="77777777">
      <w:pPr>
        <w:pStyle w:val="A-Title"/>
        <w:spacing w:after="0" w:line="240" w:lineRule="auto"/>
      </w:pPr>
      <w:r w:rsidRPr="008F2B25">
        <w:t>Interdisciplinary Research</w:t>
      </w:r>
      <w:r w:rsidRPr="008F2B25" w:rsidR="00044658">
        <w:t xml:space="preserve"> (</w:t>
      </w:r>
      <w:r w:rsidRPr="008F2B25">
        <w:t>IDR</w:t>
      </w:r>
      <w:r w:rsidRPr="008F2B25" w:rsidR="00044658">
        <w:t>)</w:t>
      </w:r>
      <w:r w:rsidRPr="008F2B25">
        <w:t xml:space="preserve"> Origination Awards</w:t>
      </w:r>
    </w:p>
    <w:p w:rsidRPr="008F2B25" w:rsidR="00A238CC" w:rsidP="004658DE" w:rsidRDefault="000F750E" w14:paraId="59E2364D" w14:textId="77777777">
      <w:pPr>
        <w:pStyle w:val="A-Subtitle"/>
        <w:spacing w:line="240" w:lineRule="auto"/>
        <w:rPr>
          <w:rFonts w:ascii="Times New Roman" w:hAnsi="Times New Roman" w:cs="Times New Roman"/>
          <w:sz w:val="22"/>
          <w:szCs w:val="22"/>
        </w:rPr>
      </w:pPr>
      <w:r w:rsidRPr="008F2B25">
        <w:rPr>
          <w:rFonts w:ascii="Times New Roman" w:hAnsi="Times New Roman" w:cs="Times New Roman"/>
          <w:sz w:val="22"/>
          <w:szCs w:val="22"/>
        </w:rPr>
        <w:t>Cover Page</w:t>
      </w:r>
    </w:p>
    <w:p w:rsidRPr="008F2B25" w:rsidR="0079343B" w:rsidP="004658DE" w:rsidRDefault="009E18CC" w14:paraId="564A0E66" w14:textId="77777777">
      <w:pPr>
        <w:pStyle w:val="A-Head2"/>
        <w:spacing w:before="0" w:line="240" w:lineRule="auto"/>
        <w:rPr>
          <w:rFonts w:ascii="Times New Roman" w:hAnsi="Times New Roman" w:cs="Times New Roman"/>
          <w:sz w:val="22"/>
        </w:rPr>
      </w:pPr>
      <w:r w:rsidRPr="008F2B25">
        <w:rPr>
          <w:rFonts w:ascii="Times New Roman" w:hAnsi="Times New Roman" w:cs="Times New Roman"/>
          <w:sz w:val="22"/>
        </w:rPr>
        <w:t>Project T</w:t>
      </w:r>
      <w:r w:rsidRPr="008F2B25" w:rsidR="0079343B">
        <w:rPr>
          <w:rFonts w:ascii="Times New Roman" w:hAnsi="Times New Roman" w:cs="Times New Roman"/>
          <w:sz w:val="22"/>
        </w:rPr>
        <w:t>itle</w:t>
      </w:r>
    </w:p>
    <w:p w:rsidR="00986C2B" w:rsidP="004658DE" w:rsidRDefault="004658DE" w14:paraId="72174481" w14:textId="64B19E50">
      <w:pPr>
        <w:pStyle w:val="A-Item"/>
        <w:spacing w:after="0"/>
        <w:ind w:left="0"/>
        <w:rPr>
          <w:rFonts w:ascii="Times New Roman" w:hAnsi="Times New Roman" w:cs="Times New Roman"/>
          <w:sz w:val="22"/>
        </w:rPr>
      </w:pPr>
      <w:r w:rsidRPr="004658DE">
        <w:rPr>
          <w:rFonts w:ascii="Times New Roman" w:hAnsi="Times New Roman" w:cs="Times New Roman"/>
          <w:sz w:val="22"/>
        </w:rPr>
        <w:t>Accurate and efficient modeling for magnetic resonance-guided focused ultrasound treatment planning</w:t>
      </w:r>
    </w:p>
    <w:p w:rsidRPr="008F2B25" w:rsidR="004658DE" w:rsidP="004658DE" w:rsidRDefault="004658DE" w14:paraId="4E348583" w14:textId="77777777">
      <w:pPr>
        <w:pStyle w:val="A-Item"/>
        <w:spacing w:after="0"/>
        <w:ind w:left="0"/>
        <w:rPr>
          <w:rFonts w:ascii="Times New Roman" w:hAnsi="Times New Roman" w:cs="Times New Roman"/>
          <w:sz w:val="22"/>
        </w:rPr>
      </w:pPr>
    </w:p>
    <w:p w:rsidRPr="008F2B25" w:rsidR="009E18CC" w:rsidP="004658DE" w:rsidRDefault="00044658" w14:paraId="3F8E66CD" w14:textId="1F6EEF3E">
      <w:pPr>
        <w:pStyle w:val="A-Head2"/>
        <w:spacing w:before="0" w:line="240" w:lineRule="auto"/>
        <w:rPr>
          <w:rFonts w:ascii="Times New Roman" w:hAnsi="Times New Roman" w:cs="Times New Roman"/>
          <w:sz w:val="22"/>
        </w:rPr>
      </w:pPr>
      <w:r w:rsidRPr="008F2B25">
        <w:rPr>
          <w:rFonts w:ascii="Times New Roman" w:hAnsi="Times New Roman" w:cs="Times New Roman"/>
          <w:sz w:val="22"/>
        </w:rPr>
        <w:t>Principal</w:t>
      </w:r>
      <w:r w:rsidRPr="008F2B25" w:rsidR="009E18CC">
        <w:rPr>
          <w:rFonts w:ascii="Times New Roman" w:hAnsi="Times New Roman" w:cs="Times New Roman"/>
          <w:sz w:val="22"/>
        </w:rPr>
        <w:t xml:space="preserve"> Investigator(s)</w:t>
      </w:r>
    </w:p>
    <w:tbl>
      <w:tblPr>
        <w:tblStyle w:val="TableGrid"/>
        <w:tblW w:w="9990" w:type="dxa"/>
        <w:tblInd w:w="-5" w:type="dxa"/>
        <w:tblLook w:val="04A0" w:firstRow="1" w:lastRow="0" w:firstColumn="1" w:lastColumn="0" w:noHBand="0" w:noVBand="1"/>
      </w:tblPr>
      <w:tblGrid>
        <w:gridCol w:w="2790"/>
        <w:gridCol w:w="3510"/>
        <w:gridCol w:w="3690"/>
      </w:tblGrid>
      <w:tr w:rsidRPr="008F2B25" w:rsidR="008F2B25" w:rsidTr="500407E8" w14:paraId="03ECD25B" w14:textId="77777777">
        <w:tc>
          <w:tcPr>
            <w:tcW w:w="2790" w:type="dxa"/>
            <w:tcMar/>
          </w:tcPr>
          <w:p w:rsidRPr="008F2B25" w:rsidR="000F750E" w:rsidP="004658DE" w:rsidRDefault="000F750E" w14:paraId="550AAF60" w14:textId="2B5EE6E8">
            <w:pPr>
              <w:pStyle w:val="A-Item"/>
              <w:spacing w:after="0"/>
              <w:ind w:left="0"/>
              <w:rPr>
                <w:rFonts w:ascii="Times New Roman" w:hAnsi="Times New Roman" w:cs="Times New Roman"/>
                <w:b/>
                <w:bCs/>
                <w:sz w:val="22"/>
              </w:rPr>
            </w:pPr>
            <w:r w:rsidRPr="008F2B25">
              <w:rPr>
                <w:rFonts w:ascii="Times New Roman" w:hAnsi="Times New Roman" w:cs="Times New Roman"/>
                <w:b/>
                <w:bCs/>
                <w:sz w:val="22"/>
              </w:rPr>
              <w:t xml:space="preserve">Name </w:t>
            </w:r>
          </w:p>
        </w:tc>
        <w:tc>
          <w:tcPr>
            <w:tcW w:w="3510" w:type="dxa"/>
            <w:tcMar/>
          </w:tcPr>
          <w:p w:rsidRPr="008F2B25" w:rsidR="000F750E" w:rsidP="004658DE" w:rsidRDefault="000F750E" w14:paraId="15F6CBBF" w14:textId="77777777">
            <w:pPr>
              <w:pStyle w:val="A-Item"/>
              <w:spacing w:after="0"/>
              <w:ind w:left="0"/>
              <w:rPr>
                <w:rFonts w:ascii="Times New Roman" w:hAnsi="Times New Roman" w:cs="Times New Roman"/>
                <w:b/>
                <w:bCs/>
                <w:sz w:val="22"/>
              </w:rPr>
            </w:pPr>
            <w:r w:rsidRPr="008F2B25">
              <w:rPr>
                <w:rFonts w:ascii="Times New Roman" w:hAnsi="Times New Roman" w:cs="Times New Roman"/>
                <w:b/>
                <w:bCs/>
                <w:sz w:val="22"/>
              </w:rPr>
              <w:t>Department</w:t>
            </w:r>
          </w:p>
        </w:tc>
        <w:tc>
          <w:tcPr>
            <w:tcW w:w="3690" w:type="dxa"/>
            <w:tcMar/>
          </w:tcPr>
          <w:p w:rsidRPr="008F2B25" w:rsidR="000F750E" w:rsidP="004658DE" w:rsidRDefault="000F750E" w14:paraId="37F31802" w14:textId="77777777">
            <w:pPr>
              <w:pStyle w:val="A-Item"/>
              <w:spacing w:after="0"/>
              <w:ind w:left="0"/>
              <w:rPr>
                <w:rFonts w:ascii="Times New Roman" w:hAnsi="Times New Roman" w:cs="Times New Roman"/>
                <w:b/>
                <w:bCs/>
                <w:sz w:val="22"/>
              </w:rPr>
            </w:pPr>
            <w:r w:rsidRPr="008F2B25">
              <w:rPr>
                <w:rFonts w:ascii="Times New Roman" w:hAnsi="Times New Roman" w:cs="Times New Roman"/>
                <w:b/>
                <w:bCs/>
                <w:sz w:val="22"/>
              </w:rPr>
              <w:t>College</w:t>
            </w:r>
          </w:p>
        </w:tc>
      </w:tr>
      <w:tr w:rsidRPr="008F2B25" w:rsidR="008F2B25" w:rsidTr="500407E8" w14:paraId="1C793902" w14:textId="77777777">
        <w:tc>
          <w:tcPr>
            <w:tcW w:w="2790" w:type="dxa"/>
            <w:tcMar/>
          </w:tcPr>
          <w:p w:rsidRPr="008F2B25" w:rsidR="000F750E" w:rsidP="004658DE" w:rsidRDefault="008F2B25" w14:paraId="2F4EA76E" w14:textId="614190DA">
            <w:pPr>
              <w:pStyle w:val="A-Item"/>
              <w:spacing w:after="0"/>
              <w:ind w:left="0"/>
              <w:rPr>
                <w:rFonts w:ascii="Times New Roman" w:hAnsi="Times New Roman" w:cs="Times New Roman"/>
                <w:sz w:val="22"/>
              </w:rPr>
            </w:pPr>
            <w:r w:rsidRPr="008F2B25">
              <w:rPr>
                <w:rFonts w:ascii="Times New Roman" w:hAnsi="Times New Roman" w:cs="Times New Roman"/>
                <w:sz w:val="22"/>
              </w:rPr>
              <w:t>Christopher R. Dillon</w:t>
            </w:r>
            <w:r w:rsidR="004658DE">
              <w:rPr>
                <w:rFonts w:ascii="Times New Roman" w:hAnsi="Times New Roman" w:cs="Times New Roman"/>
                <w:sz w:val="22"/>
              </w:rPr>
              <w:t xml:space="preserve"> (PI)</w:t>
            </w:r>
          </w:p>
        </w:tc>
        <w:tc>
          <w:tcPr>
            <w:tcW w:w="3510" w:type="dxa"/>
            <w:tcMar/>
          </w:tcPr>
          <w:p w:rsidRPr="008F2B25" w:rsidR="000F750E" w:rsidP="004658DE" w:rsidRDefault="008F2B25" w14:paraId="7779ED8A" w14:textId="0AEBD41F">
            <w:pPr>
              <w:pStyle w:val="A-Item"/>
              <w:spacing w:after="0"/>
              <w:ind w:left="0"/>
              <w:rPr>
                <w:rFonts w:ascii="Times New Roman" w:hAnsi="Times New Roman" w:cs="Times New Roman"/>
                <w:sz w:val="22"/>
              </w:rPr>
            </w:pPr>
            <w:r w:rsidRPr="008F2B25">
              <w:rPr>
                <w:rFonts w:ascii="Times New Roman" w:hAnsi="Times New Roman" w:cs="Times New Roman"/>
                <w:sz w:val="22"/>
              </w:rPr>
              <w:t>Mechanical Engineering</w:t>
            </w:r>
          </w:p>
        </w:tc>
        <w:tc>
          <w:tcPr>
            <w:tcW w:w="3690" w:type="dxa"/>
            <w:tcMar/>
          </w:tcPr>
          <w:p w:rsidRPr="008F2B25" w:rsidR="000F750E" w:rsidP="004658DE" w:rsidRDefault="008F2B25" w14:paraId="1B9ACB62" w14:textId="1473471A">
            <w:pPr>
              <w:pStyle w:val="A-Item"/>
              <w:spacing w:after="0"/>
              <w:ind w:left="0"/>
              <w:rPr>
                <w:rFonts w:ascii="Times New Roman" w:hAnsi="Times New Roman" w:cs="Times New Roman"/>
                <w:sz w:val="22"/>
              </w:rPr>
            </w:pPr>
            <w:r w:rsidRPr="008F2B25">
              <w:rPr>
                <w:rFonts w:ascii="Times New Roman" w:hAnsi="Times New Roman" w:cs="Times New Roman"/>
                <w:sz w:val="22"/>
              </w:rPr>
              <w:t>Engineering</w:t>
            </w:r>
          </w:p>
        </w:tc>
      </w:tr>
      <w:tr w:rsidRPr="008F2B25" w:rsidR="008F2B25" w:rsidTr="500407E8" w14:paraId="34B37BCF" w14:textId="77777777">
        <w:tc>
          <w:tcPr>
            <w:tcW w:w="2790" w:type="dxa"/>
            <w:tcMar/>
          </w:tcPr>
          <w:p w:rsidRPr="008F2B25" w:rsidR="000F750E" w:rsidP="004658DE" w:rsidRDefault="008F2B25" w14:paraId="718CC35C" w14:textId="3C81923D">
            <w:pPr>
              <w:pStyle w:val="A-Item"/>
              <w:spacing w:after="0"/>
              <w:ind w:left="0"/>
              <w:rPr>
                <w:rFonts w:ascii="Times New Roman" w:hAnsi="Times New Roman" w:cs="Times New Roman"/>
                <w:sz w:val="22"/>
              </w:rPr>
            </w:pPr>
            <w:r w:rsidRPr="008F2B25">
              <w:rPr>
                <w:rFonts w:ascii="Times New Roman" w:hAnsi="Times New Roman" w:cs="Times New Roman"/>
                <w:sz w:val="22"/>
              </w:rPr>
              <w:t>Steven P. Allen</w:t>
            </w:r>
          </w:p>
        </w:tc>
        <w:tc>
          <w:tcPr>
            <w:tcW w:w="3510" w:type="dxa"/>
            <w:tcMar/>
          </w:tcPr>
          <w:p w:rsidRPr="008F2B25" w:rsidR="000F750E" w:rsidP="004658DE" w:rsidRDefault="0012316F" w14:paraId="402FA51F" w14:textId="53D835FB">
            <w:pPr>
              <w:pStyle w:val="A-Item"/>
              <w:spacing w:after="0"/>
              <w:ind w:left="0"/>
              <w:rPr>
                <w:rFonts w:ascii="Times New Roman" w:hAnsi="Times New Roman" w:cs="Times New Roman"/>
                <w:sz w:val="22"/>
              </w:rPr>
            </w:pPr>
            <w:r>
              <w:rPr>
                <w:rFonts w:ascii="Times New Roman" w:hAnsi="Times New Roman" w:cs="Times New Roman"/>
                <w:sz w:val="22"/>
              </w:rPr>
              <w:t>BYU MRI Facility</w:t>
            </w:r>
          </w:p>
        </w:tc>
        <w:tc>
          <w:tcPr>
            <w:tcW w:w="3690" w:type="dxa"/>
            <w:tcMar/>
          </w:tcPr>
          <w:p w:rsidRPr="008F2B25" w:rsidR="000F750E" w:rsidP="004658DE" w:rsidRDefault="0012316F" w14:paraId="7EDE641C" w14:textId="602588BA">
            <w:pPr>
              <w:pStyle w:val="A-Item"/>
              <w:spacing w:after="0"/>
              <w:ind w:left="0"/>
              <w:rPr>
                <w:rFonts w:ascii="Times New Roman" w:hAnsi="Times New Roman" w:cs="Times New Roman"/>
                <w:sz w:val="22"/>
              </w:rPr>
            </w:pPr>
            <w:r>
              <w:rPr>
                <w:rFonts w:ascii="Times New Roman" w:hAnsi="Times New Roman" w:cs="Times New Roman"/>
                <w:sz w:val="22"/>
              </w:rPr>
              <w:t>Family Home and Social Sciences</w:t>
            </w:r>
          </w:p>
        </w:tc>
      </w:tr>
      <w:tr w:rsidRPr="008F2B25" w:rsidR="008F2B25" w:rsidTr="500407E8" w14:paraId="3DF7A473" w14:textId="77777777">
        <w:tc>
          <w:tcPr>
            <w:tcW w:w="2790" w:type="dxa"/>
            <w:tcMar/>
          </w:tcPr>
          <w:p w:rsidRPr="008F2B25" w:rsidR="000F750E" w:rsidP="500407E8" w:rsidRDefault="008F2B25" w14:paraId="64A194EE" w14:textId="17367892">
            <w:pPr>
              <w:pStyle w:val="A-Item"/>
              <w:spacing w:after="0"/>
              <w:ind w:left="0"/>
              <w:rPr>
                <w:rFonts w:ascii="Times New Roman" w:hAnsi="Times New Roman" w:cs="Times New Roman"/>
                <w:sz w:val="22"/>
                <w:szCs w:val="22"/>
              </w:rPr>
            </w:pPr>
            <w:r w:rsidRPr="500407E8" w:rsidR="7CA377FE">
              <w:rPr>
                <w:rFonts w:ascii="Times New Roman" w:hAnsi="Times New Roman" w:cs="Times New Roman"/>
                <w:sz w:val="22"/>
                <w:szCs w:val="22"/>
              </w:rPr>
              <w:t xml:space="preserve">David </w:t>
            </w:r>
            <w:ins w:author="David B Dahl" w:date="2023-02-19T03:27:27.943Z" w:id="38762476">
              <w:r w:rsidRPr="500407E8" w:rsidR="4859D44F">
                <w:rPr>
                  <w:rFonts w:ascii="Times New Roman" w:hAnsi="Times New Roman" w:cs="Times New Roman"/>
                  <w:sz w:val="22"/>
                  <w:szCs w:val="22"/>
                </w:rPr>
                <w:t xml:space="preserve">B. </w:t>
              </w:r>
            </w:ins>
            <w:r w:rsidRPr="500407E8" w:rsidR="7CA377FE">
              <w:rPr>
                <w:rFonts w:ascii="Times New Roman" w:hAnsi="Times New Roman" w:cs="Times New Roman"/>
                <w:sz w:val="22"/>
                <w:szCs w:val="22"/>
              </w:rPr>
              <w:t>Dahl</w:t>
            </w:r>
          </w:p>
        </w:tc>
        <w:tc>
          <w:tcPr>
            <w:tcW w:w="3510" w:type="dxa"/>
            <w:tcMar/>
          </w:tcPr>
          <w:p w:rsidRPr="008F2B25" w:rsidR="000F750E" w:rsidP="004658DE" w:rsidRDefault="008F2B25" w14:paraId="25DB5B69" w14:textId="5D79799A">
            <w:pPr>
              <w:pStyle w:val="A-Item"/>
              <w:spacing w:after="0"/>
              <w:ind w:left="0"/>
              <w:rPr>
                <w:rFonts w:ascii="Times New Roman" w:hAnsi="Times New Roman" w:cs="Times New Roman"/>
                <w:sz w:val="22"/>
              </w:rPr>
            </w:pPr>
            <w:r w:rsidRPr="008F2B25">
              <w:rPr>
                <w:rFonts w:ascii="Times New Roman" w:hAnsi="Times New Roman" w:cs="Times New Roman"/>
                <w:sz w:val="22"/>
              </w:rPr>
              <w:t>Statistics</w:t>
            </w:r>
          </w:p>
        </w:tc>
        <w:tc>
          <w:tcPr>
            <w:tcW w:w="3690" w:type="dxa"/>
            <w:tcMar/>
          </w:tcPr>
          <w:p w:rsidRPr="008F2B25" w:rsidR="000F750E" w:rsidP="004658DE" w:rsidRDefault="008F2B25" w14:paraId="6B4E82AA" w14:textId="2C07C4B0">
            <w:pPr>
              <w:pStyle w:val="A-Item"/>
              <w:spacing w:after="0"/>
              <w:ind w:left="0"/>
              <w:rPr>
                <w:rFonts w:ascii="Times New Roman" w:hAnsi="Times New Roman" w:cs="Times New Roman"/>
                <w:sz w:val="22"/>
              </w:rPr>
            </w:pPr>
            <w:r w:rsidRPr="008F2B25">
              <w:rPr>
                <w:rFonts w:ascii="Times New Roman" w:hAnsi="Times New Roman" w:cs="Times New Roman"/>
                <w:sz w:val="22"/>
              </w:rPr>
              <w:t>Physical and Mathematical Sciences</w:t>
            </w:r>
          </w:p>
        </w:tc>
      </w:tr>
      <w:tr w:rsidRPr="008F2B25" w:rsidR="008F2B25" w:rsidTr="500407E8" w14:paraId="0EA80F28" w14:textId="77777777">
        <w:tc>
          <w:tcPr>
            <w:tcW w:w="2790" w:type="dxa"/>
            <w:tcMar/>
          </w:tcPr>
          <w:p w:rsidRPr="008F2B25" w:rsidR="000F750E" w:rsidP="004658DE" w:rsidRDefault="00F77F18" w14:paraId="606CB0CF" w14:textId="4478DF6A">
            <w:pPr>
              <w:pStyle w:val="A-Item"/>
              <w:spacing w:after="0"/>
              <w:ind w:left="0"/>
              <w:rPr>
                <w:rFonts w:ascii="Times New Roman" w:hAnsi="Times New Roman" w:cs="Times New Roman"/>
                <w:sz w:val="22"/>
              </w:rPr>
            </w:pPr>
            <w:r>
              <w:rPr>
                <w:rFonts w:ascii="Times New Roman" w:hAnsi="Times New Roman" w:cs="Times New Roman"/>
                <w:sz w:val="22"/>
              </w:rPr>
              <w:t>Porter Jenkins</w:t>
            </w:r>
          </w:p>
        </w:tc>
        <w:tc>
          <w:tcPr>
            <w:tcW w:w="3510" w:type="dxa"/>
            <w:tcMar/>
          </w:tcPr>
          <w:p w:rsidRPr="008F2B25" w:rsidR="000F750E" w:rsidP="004658DE" w:rsidRDefault="008F2B25" w14:paraId="44C7D7A8" w14:textId="2140F845">
            <w:pPr>
              <w:pStyle w:val="A-Item"/>
              <w:spacing w:after="0"/>
              <w:ind w:left="0"/>
              <w:rPr>
                <w:rFonts w:ascii="Times New Roman" w:hAnsi="Times New Roman" w:cs="Times New Roman"/>
                <w:sz w:val="22"/>
              </w:rPr>
            </w:pPr>
            <w:r w:rsidRPr="008F2B25">
              <w:rPr>
                <w:rFonts w:ascii="Times New Roman" w:hAnsi="Times New Roman" w:cs="Times New Roman"/>
                <w:sz w:val="22"/>
              </w:rPr>
              <w:t>Computer Science</w:t>
            </w:r>
          </w:p>
        </w:tc>
        <w:tc>
          <w:tcPr>
            <w:tcW w:w="3690" w:type="dxa"/>
            <w:tcMar/>
          </w:tcPr>
          <w:p w:rsidRPr="008F2B25" w:rsidR="000F750E" w:rsidP="004658DE" w:rsidRDefault="008F2B25" w14:paraId="41A9156F" w14:textId="1E00BE1D">
            <w:pPr>
              <w:pStyle w:val="A-Item"/>
              <w:spacing w:after="0"/>
              <w:ind w:left="0"/>
              <w:rPr>
                <w:rFonts w:ascii="Times New Roman" w:hAnsi="Times New Roman" w:cs="Times New Roman"/>
                <w:sz w:val="22"/>
              </w:rPr>
            </w:pPr>
            <w:r w:rsidRPr="008F2B25">
              <w:rPr>
                <w:rFonts w:ascii="Times New Roman" w:hAnsi="Times New Roman" w:cs="Times New Roman"/>
                <w:sz w:val="22"/>
              </w:rPr>
              <w:t>Physical and Mathematical Sciences</w:t>
            </w:r>
          </w:p>
        </w:tc>
      </w:tr>
      <w:tr w:rsidRPr="008F2B25" w:rsidR="008F2B25" w:rsidTr="500407E8" w14:paraId="0E12B210" w14:textId="77777777">
        <w:trPr>
          <w:trHeight w:val="54"/>
        </w:trPr>
        <w:tc>
          <w:tcPr>
            <w:tcW w:w="2790" w:type="dxa"/>
            <w:tcMar/>
          </w:tcPr>
          <w:p w:rsidRPr="008F2B25" w:rsidR="000F750E" w:rsidP="004658DE" w:rsidRDefault="008F2B25" w14:paraId="605A1E1D" w14:textId="677E1D3C">
            <w:pPr>
              <w:pStyle w:val="A-Item"/>
              <w:spacing w:after="0"/>
              <w:ind w:left="0"/>
              <w:rPr>
                <w:rFonts w:ascii="Times New Roman" w:hAnsi="Times New Roman" w:cs="Times New Roman"/>
                <w:sz w:val="22"/>
              </w:rPr>
            </w:pPr>
            <w:r w:rsidRPr="008F2B25">
              <w:rPr>
                <w:rFonts w:ascii="Times New Roman" w:hAnsi="Times New Roman" w:cs="Times New Roman"/>
                <w:sz w:val="22"/>
              </w:rPr>
              <w:t>Britt Berrett</w:t>
            </w:r>
          </w:p>
        </w:tc>
        <w:tc>
          <w:tcPr>
            <w:tcW w:w="3510" w:type="dxa"/>
            <w:tcMar/>
          </w:tcPr>
          <w:p w:rsidRPr="008F2B25" w:rsidR="000F750E" w:rsidP="004658DE" w:rsidRDefault="008F2B25" w14:paraId="7C421B4B" w14:textId="6520BB11">
            <w:pPr>
              <w:pStyle w:val="A-Item"/>
              <w:spacing w:after="0"/>
              <w:ind w:left="0"/>
              <w:rPr>
                <w:rFonts w:ascii="Times New Roman" w:hAnsi="Times New Roman" w:cs="Times New Roman"/>
                <w:sz w:val="22"/>
              </w:rPr>
            </w:pPr>
            <w:r w:rsidRPr="008F2B25">
              <w:rPr>
                <w:rFonts w:ascii="Times New Roman" w:hAnsi="Times New Roman" w:cs="Times New Roman"/>
                <w:sz w:val="22"/>
              </w:rPr>
              <w:t>Healthcare Leadership Collaborative</w:t>
            </w:r>
          </w:p>
        </w:tc>
        <w:tc>
          <w:tcPr>
            <w:tcW w:w="3690" w:type="dxa"/>
            <w:tcMar/>
          </w:tcPr>
          <w:p w:rsidRPr="008F2B25" w:rsidR="000F750E" w:rsidP="004658DE" w:rsidRDefault="008F2B25" w14:paraId="0F1E0782" w14:textId="6053D5B5">
            <w:pPr>
              <w:pStyle w:val="A-Item"/>
              <w:spacing w:after="0"/>
              <w:ind w:left="0"/>
              <w:rPr>
                <w:rFonts w:ascii="Times New Roman" w:hAnsi="Times New Roman" w:cs="Times New Roman"/>
                <w:sz w:val="22"/>
              </w:rPr>
            </w:pPr>
            <w:r w:rsidRPr="008F2B25">
              <w:rPr>
                <w:rFonts w:ascii="Times New Roman" w:hAnsi="Times New Roman" w:cs="Times New Roman"/>
                <w:sz w:val="22"/>
              </w:rPr>
              <w:t>Marriott School of Business</w:t>
            </w:r>
          </w:p>
        </w:tc>
      </w:tr>
      <w:tr w:rsidRPr="008F2B25" w:rsidR="00AE702C" w:rsidTr="500407E8" w14:paraId="6C71139E" w14:textId="77777777">
        <w:trPr>
          <w:trHeight w:val="54"/>
        </w:trPr>
        <w:tc>
          <w:tcPr>
            <w:tcW w:w="2790" w:type="dxa"/>
            <w:tcMar/>
          </w:tcPr>
          <w:p w:rsidRPr="008F2B25" w:rsidR="00AE702C" w:rsidP="004658DE" w:rsidRDefault="00AE702C" w14:paraId="52F9CBCB" w14:textId="69D9B1B6">
            <w:pPr>
              <w:pStyle w:val="A-Item"/>
              <w:spacing w:after="0"/>
              <w:ind w:left="0"/>
              <w:rPr>
                <w:rFonts w:ascii="Times New Roman" w:hAnsi="Times New Roman" w:cs="Times New Roman"/>
                <w:sz w:val="22"/>
              </w:rPr>
            </w:pPr>
            <w:r>
              <w:rPr>
                <w:rFonts w:ascii="Times New Roman" w:hAnsi="Times New Roman" w:cs="Times New Roman"/>
                <w:sz w:val="22"/>
              </w:rPr>
              <w:t>Allison Payne (Collaborator)</w:t>
            </w:r>
          </w:p>
        </w:tc>
        <w:tc>
          <w:tcPr>
            <w:tcW w:w="3510" w:type="dxa"/>
            <w:tcMar/>
          </w:tcPr>
          <w:p w:rsidRPr="008F2B25" w:rsidR="00AE702C" w:rsidP="004658DE" w:rsidRDefault="00AE702C" w14:paraId="540C099B" w14:textId="5C8B56AB">
            <w:pPr>
              <w:pStyle w:val="A-Item"/>
              <w:spacing w:after="0"/>
              <w:ind w:left="0"/>
              <w:rPr>
                <w:rFonts w:ascii="Times New Roman" w:hAnsi="Times New Roman" w:cs="Times New Roman"/>
                <w:sz w:val="22"/>
              </w:rPr>
            </w:pPr>
            <w:r>
              <w:rPr>
                <w:rFonts w:ascii="Times New Roman" w:hAnsi="Times New Roman" w:cs="Times New Roman"/>
                <w:sz w:val="22"/>
              </w:rPr>
              <w:t>Radiology and Imaging Sciences</w:t>
            </w:r>
          </w:p>
        </w:tc>
        <w:tc>
          <w:tcPr>
            <w:tcW w:w="3690" w:type="dxa"/>
            <w:tcMar/>
          </w:tcPr>
          <w:p w:rsidRPr="008F2B25" w:rsidR="00AE702C" w:rsidP="004658DE" w:rsidRDefault="00AE702C" w14:paraId="6CD96E80" w14:textId="22FA039F">
            <w:pPr>
              <w:pStyle w:val="A-Item"/>
              <w:spacing w:after="0"/>
              <w:ind w:left="0"/>
              <w:rPr>
                <w:rFonts w:ascii="Times New Roman" w:hAnsi="Times New Roman" w:cs="Times New Roman"/>
                <w:sz w:val="22"/>
              </w:rPr>
            </w:pPr>
            <w:r>
              <w:rPr>
                <w:rFonts w:ascii="Times New Roman" w:hAnsi="Times New Roman" w:cs="Times New Roman"/>
                <w:sz w:val="22"/>
              </w:rPr>
              <w:t>University of Utah School of Medicine</w:t>
            </w:r>
          </w:p>
        </w:tc>
      </w:tr>
    </w:tbl>
    <w:p w:rsidRPr="008F2B25" w:rsidR="008F2B25" w:rsidP="004658DE" w:rsidRDefault="008F2B25" w14:paraId="0C718C65" w14:textId="77777777">
      <w:pPr>
        <w:pStyle w:val="A-Item"/>
        <w:spacing w:after="0"/>
        <w:ind w:left="0"/>
        <w:rPr>
          <w:rFonts w:ascii="Times New Roman" w:hAnsi="Times New Roman" w:cs="Times New Roman"/>
          <w:sz w:val="22"/>
        </w:rPr>
      </w:pPr>
    </w:p>
    <w:p w:rsidRPr="008F2B25" w:rsidR="00EE0379" w:rsidP="004658DE" w:rsidRDefault="00EE0379" w14:paraId="78E6AE7D" w14:textId="31BDB68D">
      <w:pPr>
        <w:pStyle w:val="A-Head2"/>
        <w:spacing w:before="0" w:line="240" w:lineRule="auto"/>
        <w:rPr>
          <w:rFonts w:ascii="Times New Roman" w:hAnsi="Times New Roman" w:cs="Times New Roman"/>
          <w:sz w:val="22"/>
        </w:rPr>
      </w:pPr>
      <w:r w:rsidRPr="008F2B25">
        <w:rPr>
          <w:rFonts w:ascii="Times New Roman" w:hAnsi="Times New Roman" w:cs="Times New Roman"/>
          <w:sz w:val="22"/>
        </w:rPr>
        <w:t>Track</w:t>
      </w:r>
    </w:p>
    <w:p w:rsidR="00EE0379" w:rsidP="004658DE" w:rsidRDefault="00EE0379" w14:paraId="181BADC9" w14:textId="4FF2D891">
      <w:pPr>
        <w:pStyle w:val="A-Item"/>
        <w:spacing w:after="0"/>
        <w:ind w:left="0"/>
        <w:rPr>
          <w:rFonts w:ascii="Times New Roman" w:hAnsi="Times New Roman" w:cs="Times New Roman"/>
          <w:sz w:val="22"/>
        </w:rPr>
      </w:pPr>
      <w:r w:rsidRPr="008F2B25">
        <w:rPr>
          <w:rFonts w:ascii="Times New Roman" w:hAnsi="Times New Roman" w:cs="Times New Roman"/>
          <w:sz w:val="22"/>
        </w:rPr>
        <w:t>Track one</w:t>
      </w:r>
    </w:p>
    <w:p w:rsidRPr="008F2B25" w:rsidR="004658DE" w:rsidP="004658DE" w:rsidRDefault="004658DE" w14:paraId="326B14AF" w14:textId="77777777">
      <w:pPr>
        <w:pStyle w:val="A-Item"/>
        <w:spacing w:after="0"/>
        <w:rPr>
          <w:rFonts w:ascii="Times New Roman" w:hAnsi="Times New Roman" w:cs="Times New Roman"/>
          <w:sz w:val="22"/>
        </w:rPr>
      </w:pPr>
    </w:p>
    <w:p w:rsidRPr="008F2B25" w:rsidR="006C65B0" w:rsidP="004658DE" w:rsidRDefault="009E18CC" w14:paraId="261AEB17" w14:textId="5D621DBC">
      <w:pPr>
        <w:pStyle w:val="A-Head2"/>
        <w:spacing w:before="0" w:line="240" w:lineRule="auto"/>
        <w:rPr>
          <w:rFonts w:ascii="Times New Roman" w:hAnsi="Times New Roman" w:cs="Times New Roman"/>
          <w:sz w:val="22"/>
        </w:rPr>
      </w:pPr>
      <w:r w:rsidRPr="008F2B25">
        <w:rPr>
          <w:rFonts w:ascii="Times New Roman" w:hAnsi="Times New Roman" w:cs="Times New Roman"/>
          <w:sz w:val="22"/>
        </w:rPr>
        <w:t>Abstract</w:t>
      </w:r>
    </w:p>
    <w:p w:rsidRPr="004658DE" w:rsidR="004658DE" w:rsidP="500407E8" w:rsidRDefault="004658DE" w14:paraId="672637AE" w14:textId="119708E0">
      <w:pPr>
        <w:pStyle w:val="A-Item"/>
        <w:ind w:left="0"/>
        <w:rPr>
          <w:rFonts w:ascii="Times New Roman" w:hAnsi="Times New Roman" w:cs="Times New Roman"/>
          <w:sz w:val="22"/>
          <w:szCs w:val="22"/>
        </w:rPr>
      </w:pPr>
      <w:r w:rsidRPr="500407E8" w:rsidR="7C33044F">
        <w:rPr>
          <w:rFonts w:ascii="Times New Roman" w:hAnsi="Times New Roman" w:cs="Times New Roman"/>
          <w:sz w:val="22"/>
          <w:szCs w:val="22"/>
        </w:rPr>
        <w:t>Magnetic resonance-guided focused ultrasound (</w:t>
      </w:r>
      <w:proofErr w:type="spellStart"/>
      <w:r w:rsidRPr="500407E8" w:rsidR="7C33044F">
        <w:rPr>
          <w:rFonts w:ascii="Times New Roman" w:hAnsi="Times New Roman" w:cs="Times New Roman"/>
          <w:sz w:val="22"/>
          <w:szCs w:val="22"/>
        </w:rPr>
        <w:t>MRgFUS</w:t>
      </w:r>
      <w:proofErr w:type="spellEnd"/>
      <w:r w:rsidRPr="500407E8" w:rsidR="7C33044F">
        <w:rPr>
          <w:rFonts w:ascii="Times New Roman" w:hAnsi="Times New Roman" w:cs="Times New Roman"/>
          <w:sz w:val="22"/>
          <w:szCs w:val="22"/>
        </w:rPr>
        <w:t xml:space="preserve">) is </w:t>
      </w:r>
      <w:r w:rsidRPr="500407E8" w:rsidR="3D13E5A4">
        <w:rPr>
          <w:rFonts w:ascii="Times New Roman" w:hAnsi="Times New Roman" w:cs="Times New Roman"/>
          <w:sz w:val="22"/>
          <w:szCs w:val="22"/>
        </w:rPr>
        <w:t>a</w:t>
      </w:r>
      <w:r w:rsidRPr="500407E8" w:rsidR="181CC07A">
        <w:rPr>
          <w:rFonts w:ascii="Times New Roman" w:hAnsi="Times New Roman" w:cs="Times New Roman"/>
          <w:sz w:val="22"/>
          <w:szCs w:val="22"/>
        </w:rPr>
        <w:t xml:space="preserve"> minimally invasive </w:t>
      </w:r>
      <w:r w:rsidRPr="500407E8" w:rsidR="3D13E5A4">
        <w:rPr>
          <w:rFonts w:ascii="Times New Roman" w:hAnsi="Times New Roman" w:cs="Times New Roman"/>
          <w:sz w:val="22"/>
          <w:szCs w:val="22"/>
        </w:rPr>
        <w:t xml:space="preserve">alternative to conventional breast cancer </w:t>
      </w:r>
      <w:r w:rsidRPr="500407E8" w:rsidR="5C454994">
        <w:rPr>
          <w:rFonts w:ascii="Times New Roman" w:hAnsi="Times New Roman" w:cs="Times New Roman"/>
          <w:sz w:val="22"/>
          <w:szCs w:val="22"/>
        </w:rPr>
        <w:t>therapies</w:t>
      </w:r>
      <w:r w:rsidRPr="500407E8" w:rsidR="3D13E5A4">
        <w:rPr>
          <w:rFonts w:ascii="Times New Roman" w:hAnsi="Times New Roman" w:cs="Times New Roman"/>
          <w:sz w:val="22"/>
          <w:szCs w:val="22"/>
        </w:rPr>
        <w:t xml:space="preserve"> that promises effective treatment with reduced side effects</w:t>
      </w:r>
      <w:r w:rsidRPr="500407E8" w:rsidR="181CC07A">
        <w:rPr>
          <w:rFonts w:ascii="Times New Roman" w:hAnsi="Times New Roman" w:cs="Times New Roman"/>
          <w:sz w:val="22"/>
          <w:szCs w:val="22"/>
        </w:rPr>
        <w:t xml:space="preserve">.  </w:t>
      </w:r>
      <w:r w:rsidRPr="500407E8" w:rsidR="3D13E5A4">
        <w:rPr>
          <w:rFonts w:ascii="Times New Roman" w:hAnsi="Times New Roman" w:cs="Times New Roman"/>
          <w:sz w:val="22"/>
          <w:szCs w:val="22"/>
        </w:rPr>
        <w:t xml:space="preserve">Though the field of </w:t>
      </w:r>
      <w:proofErr w:type="spellStart"/>
      <w:r w:rsidRPr="500407E8" w:rsidR="181CC07A">
        <w:rPr>
          <w:rFonts w:ascii="Times New Roman" w:hAnsi="Times New Roman" w:cs="Times New Roman"/>
          <w:sz w:val="22"/>
          <w:szCs w:val="22"/>
        </w:rPr>
        <w:t>MRgFUS</w:t>
      </w:r>
      <w:proofErr w:type="spellEnd"/>
      <w:r w:rsidRPr="500407E8" w:rsidR="3D13E5A4">
        <w:rPr>
          <w:rFonts w:ascii="Times New Roman" w:hAnsi="Times New Roman" w:cs="Times New Roman"/>
          <w:sz w:val="22"/>
          <w:szCs w:val="22"/>
        </w:rPr>
        <w:t xml:space="preserve"> is growing rapidly</w:t>
      </w:r>
      <w:r w:rsidRPr="500407E8" w:rsidR="181CC07A">
        <w:rPr>
          <w:rFonts w:ascii="Times New Roman" w:hAnsi="Times New Roman" w:cs="Times New Roman"/>
          <w:sz w:val="22"/>
          <w:szCs w:val="22"/>
        </w:rPr>
        <w:t>,</w:t>
      </w:r>
      <w:r w:rsidRPr="500407E8" w:rsidR="3D13E5A4">
        <w:rPr>
          <w:rFonts w:ascii="Times New Roman" w:hAnsi="Times New Roman" w:cs="Times New Roman"/>
          <w:sz w:val="22"/>
          <w:szCs w:val="22"/>
        </w:rPr>
        <w:t xml:space="preserve"> it</w:t>
      </w:r>
      <w:r w:rsidRPr="500407E8" w:rsidR="7C33044F">
        <w:rPr>
          <w:rFonts w:ascii="Times New Roman" w:hAnsi="Times New Roman" w:cs="Times New Roman"/>
          <w:sz w:val="22"/>
          <w:szCs w:val="22"/>
        </w:rPr>
        <w:t xml:space="preserve"> faces challenges of prolonged, expensive, and uncomfortable treatments. </w:t>
      </w:r>
      <w:r w:rsidRPr="500407E8" w:rsidR="181CC07A">
        <w:rPr>
          <w:rFonts w:ascii="Times New Roman" w:hAnsi="Times New Roman" w:cs="Times New Roman"/>
          <w:sz w:val="22"/>
          <w:szCs w:val="22"/>
        </w:rPr>
        <w:t xml:space="preserve">This proposal seeks to be </w:t>
      </w:r>
      <w:proofErr w:type="gramStart"/>
      <w:r w:rsidRPr="500407E8" w:rsidR="13507C4D">
        <w:rPr>
          <w:rFonts w:ascii="Times New Roman" w:hAnsi="Times New Roman" w:cs="Times New Roman"/>
          <w:sz w:val="22"/>
          <w:szCs w:val="22"/>
        </w:rPr>
        <w:t>develop</w:t>
      </w:r>
      <w:proofErr w:type="gramEnd"/>
      <w:r w:rsidRPr="500407E8" w:rsidR="13507C4D">
        <w:rPr>
          <w:rFonts w:ascii="Times New Roman" w:hAnsi="Times New Roman" w:cs="Times New Roman"/>
          <w:sz w:val="22"/>
          <w:szCs w:val="22"/>
        </w:rPr>
        <w:t xml:space="preserve"> model-</w:t>
      </w:r>
      <w:ins w:author="David B Dahl" w:date="2023-02-19T03:30:42.133Z" w:id="1612431836">
        <w:r w:rsidRPr="500407E8" w:rsidR="6EEC9DC8">
          <w:rPr>
            <w:rFonts w:ascii="Times New Roman" w:hAnsi="Times New Roman" w:cs="Times New Roman"/>
            <w:sz w:val="22"/>
            <w:szCs w:val="22"/>
          </w:rPr>
          <w:t xml:space="preserve">based </w:t>
        </w:r>
      </w:ins>
      <w:r w:rsidRPr="500407E8" w:rsidR="13507C4D">
        <w:rPr>
          <w:rFonts w:ascii="Times New Roman" w:hAnsi="Times New Roman" w:cs="Times New Roman"/>
          <w:sz w:val="22"/>
          <w:szCs w:val="22"/>
        </w:rPr>
        <w:t xml:space="preserve">predictive tools of </w:t>
      </w:r>
      <w:proofErr w:type="spellStart"/>
      <w:r w:rsidRPr="500407E8" w:rsidR="13507C4D">
        <w:rPr>
          <w:rFonts w:ascii="Times New Roman" w:hAnsi="Times New Roman" w:cs="Times New Roman"/>
          <w:sz w:val="22"/>
          <w:szCs w:val="22"/>
        </w:rPr>
        <w:t>MRgFUS</w:t>
      </w:r>
      <w:proofErr w:type="spellEnd"/>
      <w:r w:rsidRPr="500407E8" w:rsidR="181CC07A">
        <w:rPr>
          <w:rFonts w:ascii="Times New Roman" w:hAnsi="Times New Roman" w:cs="Times New Roman"/>
          <w:sz w:val="22"/>
          <w:szCs w:val="22"/>
        </w:rPr>
        <w:t xml:space="preserve"> treatment progression to improve treatment times.</w:t>
      </w:r>
      <w:r w:rsidR="3D13E5A4">
        <w:rPr/>
        <w:t xml:space="preserve"> </w:t>
      </w:r>
      <w:r w:rsidRPr="500407E8" w:rsidR="3D13E5A4">
        <w:rPr>
          <w:rFonts w:ascii="Times New Roman" w:hAnsi="Times New Roman" w:cs="Times New Roman"/>
          <w:sz w:val="22"/>
          <w:szCs w:val="22"/>
        </w:rPr>
        <w:t>Reducing the duration of treatment</w:t>
      </w:r>
      <w:r w:rsidRPr="500407E8" w:rsidR="13507C4D">
        <w:rPr>
          <w:rFonts w:ascii="Times New Roman" w:hAnsi="Times New Roman" w:cs="Times New Roman"/>
          <w:sz w:val="22"/>
          <w:szCs w:val="22"/>
        </w:rPr>
        <w:t>s</w:t>
      </w:r>
      <w:r w:rsidRPr="500407E8" w:rsidR="3D13E5A4">
        <w:rPr>
          <w:rFonts w:ascii="Times New Roman" w:hAnsi="Times New Roman" w:cs="Times New Roman"/>
          <w:sz w:val="22"/>
          <w:szCs w:val="22"/>
        </w:rPr>
        <w:t xml:space="preserve"> improves patient outcomes, reduces the cost of the procedure, and increases the diversity of patients who can benefit from </w:t>
      </w:r>
      <w:proofErr w:type="spellStart"/>
      <w:r w:rsidRPr="500407E8" w:rsidR="3D13E5A4">
        <w:rPr>
          <w:rFonts w:ascii="Times New Roman" w:hAnsi="Times New Roman" w:cs="Times New Roman"/>
          <w:sz w:val="22"/>
          <w:szCs w:val="22"/>
        </w:rPr>
        <w:t>MRgFUS</w:t>
      </w:r>
      <w:proofErr w:type="spellEnd"/>
      <w:r w:rsidRPr="500407E8" w:rsidR="3D13E5A4">
        <w:rPr>
          <w:rFonts w:ascii="Times New Roman" w:hAnsi="Times New Roman" w:cs="Times New Roman"/>
          <w:sz w:val="22"/>
          <w:szCs w:val="22"/>
        </w:rPr>
        <w:t>.</w:t>
      </w:r>
    </w:p>
    <w:p w:rsidRPr="004658DE" w:rsidR="004658DE" w:rsidP="500407E8" w:rsidRDefault="004658DE" w14:paraId="002A5C4A" w14:textId="3166C07E">
      <w:pPr>
        <w:pStyle w:val="A-Item"/>
        <w:ind w:left="0"/>
        <w:rPr>
          <w:rFonts w:ascii="Times New Roman" w:hAnsi="Times New Roman" w:cs="Times New Roman"/>
          <w:sz w:val="22"/>
          <w:szCs w:val="22"/>
        </w:rPr>
      </w:pPr>
      <w:r w:rsidRPr="500407E8" w:rsidR="7C33044F">
        <w:rPr>
          <w:rFonts w:ascii="Times New Roman" w:hAnsi="Times New Roman" w:cs="Times New Roman"/>
          <w:sz w:val="22"/>
          <w:szCs w:val="22"/>
        </w:rPr>
        <w:t xml:space="preserve">Currently, the </w:t>
      </w:r>
      <w:r w:rsidRPr="500407E8" w:rsidR="6D902295">
        <w:rPr>
          <w:rFonts w:ascii="Times New Roman" w:hAnsi="Times New Roman" w:cs="Times New Roman"/>
          <w:sz w:val="22"/>
          <w:szCs w:val="22"/>
        </w:rPr>
        <w:t>clinician’s</w:t>
      </w:r>
      <w:r w:rsidRPr="500407E8" w:rsidR="7C33044F">
        <w:rPr>
          <w:rFonts w:ascii="Times New Roman" w:hAnsi="Times New Roman" w:cs="Times New Roman"/>
          <w:sz w:val="22"/>
          <w:szCs w:val="22"/>
        </w:rPr>
        <w:t xml:space="preserve"> experience and intuition inform most decisions affecting </w:t>
      </w:r>
      <w:proofErr w:type="spellStart"/>
      <w:r w:rsidRPr="500407E8" w:rsidR="3D13E5A4">
        <w:rPr>
          <w:rFonts w:ascii="Times New Roman" w:hAnsi="Times New Roman" w:cs="Times New Roman"/>
          <w:sz w:val="22"/>
          <w:szCs w:val="22"/>
        </w:rPr>
        <w:t>MRgFUS</w:t>
      </w:r>
      <w:proofErr w:type="spellEnd"/>
      <w:r w:rsidRPr="500407E8" w:rsidR="3D13E5A4">
        <w:rPr>
          <w:rFonts w:ascii="Times New Roman" w:hAnsi="Times New Roman" w:cs="Times New Roman"/>
          <w:sz w:val="22"/>
          <w:szCs w:val="22"/>
        </w:rPr>
        <w:t xml:space="preserve"> </w:t>
      </w:r>
      <w:r w:rsidRPr="500407E8" w:rsidR="7C33044F">
        <w:rPr>
          <w:rFonts w:ascii="Times New Roman" w:hAnsi="Times New Roman" w:cs="Times New Roman"/>
          <w:sz w:val="22"/>
          <w:szCs w:val="22"/>
        </w:rPr>
        <w:t xml:space="preserve">treatment </w:t>
      </w:r>
      <w:r w:rsidRPr="500407E8" w:rsidR="6D902295">
        <w:rPr>
          <w:rFonts w:ascii="Times New Roman" w:hAnsi="Times New Roman" w:cs="Times New Roman"/>
          <w:sz w:val="22"/>
          <w:szCs w:val="22"/>
        </w:rPr>
        <w:t>progression</w:t>
      </w:r>
      <w:r w:rsidRPr="500407E8" w:rsidR="7C33044F">
        <w:rPr>
          <w:rFonts w:ascii="Times New Roman" w:hAnsi="Times New Roman" w:cs="Times New Roman"/>
          <w:sz w:val="22"/>
          <w:szCs w:val="22"/>
        </w:rPr>
        <w:t>. These decisions are made in a 24</w:t>
      </w:r>
      <w:r w:rsidRPr="500407E8" w:rsidR="3D13E5A4">
        <w:rPr>
          <w:rFonts w:ascii="Times New Roman" w:hAnsi="Times New Roman" w:cs="Times New Roman"/>
          <w:sz w:val="22"/>
          <w:szCs w:val="22"/>
        </w:rPr>
        <w:t>-to-</w:t>
      </w:r>
      <w:r w:rsidRPr="500407E8" w:rsidR="7C33044F">
        <w:rPr>
          <w:rFonts w:ascii="Times New Roman" w:hAnsi="Times New Roman" w:cs="Times New Roman"/>
          <w:sz w:val="22"/>
          <w:szCs w:val="22"/>
        </w:rPr>
        <w:t xml:space="preserve">48-hour treatment planning window. The </w:t>
      </w:r>
      <w:ins w:author="David B Dahl" w:date="2023-02-19T03:31:22.952Z" w:id="2020618207">
        <w:r w:rsidRPr="500407E8" w:rsidR="3B2EC8DA">
          <w:rPr>
            <w:rFonts w:ascii="Times New Roman" w:hAnsi="Times New Roman" w:cs="Times New Roman"/>
            <w:sz w:val="22"/>
            <w:szCs w:val="22"/>
          </w:rPr>
          <w:t>clinician</w:t>
        </w:r>
      </w:ins>
      <w:r w:rsidRPr="500407E8" w:rsidR="7C33044F">
        <w:rPr>
          <w:rFonts w:ascii="Times New Roman" w:hAnsi="Times New Roman" w:cs="Times New Roman"/>
          <w:sz w:val="22"/>
          <w:szCs w:val="22"/>
        </w:rPr>
        <w:t xml:space="preserve"> must balance treatment aggressiveness with potential damage to nearby healthy tissues. Impromptu changes</w:t>
      </w:r>
      <w:r w:rsidRPr="500407E8" w:rsidR="572D4975">
        <w:rPr>
          <w:rFonts w:ascii="Times New Roman" w:hAnsi="Times New Roman" w:cs="Times New Roman"/>
          <w:sz w:val="22"/>
          <w:szCs w:val="22"/>
        </w:rPr>
        <w:t xml:space="preserve"> during the treatment</w:t>
      </w:r>
      <w:r w:rsidRPr="500407E8" w:rsidR="7C33044F">
        <w:rPr>
          <w:rFonts w:ascii="Times New Roman" w:hAnsi="Times New Roman" w:cs="Times New Roman"/>
          <w:sz w:val="22"/>
          <w:szCs w:val="22"/>
        </w:rPr>
        <w:t xml:space="preserve"> are universal</w:t>
      </w:r>
      <w:r w:rsidRPr="500407E8" w:rsidR="3D13E5A4">
        <w:rPr>
          <w:rFonts w:ascii="Times New Roman" w:hAnsi="Times New Roman" w:cs="Times New Roman"/>
          <w:sz w:val="22"/>
          <w:szCs w:val="22"/>
        </w:rPr>
        <w:t>,</w:t>
      </w:r>
      <w:r w:rsidRPr="500407E8" w:rsidR="7C33044F">
        <w:rPr>
          <w:rFonts w:ascii="Times New Roman" w:hAnsi="Times New Roman" w:cs="Times New Roman"/>
          <w:sz w:val="22"/>
          <w:szCs w:val="22"/>
        </w:rPr>
        <w:t xml:space="preserve"> and unexpected events regularly prolong the treatment.</w:t>
      </w:r>
    </w:p>
    <w:p w:rsidR="004658DE" w:rsidP="500407E8" w:rsidRDefault="004658DE" w14:paraId="5295EA99" w14:textId="38B61E25">
      <w:pPr>
        <w:pStyle w:val="A-Item"/>
        <w:ind w:left="0"/>
        <w:rPr>
          <w:rFonts w:ascii="Times New Roman" w:hAnsi="Times New Roman" w:cs="Times New Roman"/>
          <w:sz w:val="22"/>
          <w:szCs w:val="22"/>
        </w:rPr>
      </w:pPr>
      <w:r w:rsidRPr="500407E8" w:rsidR="7C33044F">
        <w:rPr>
          <w:rFonts w:ascii="Times New Roman" w:hAnsi="Times New Roman" w:cs="Times New Roman"/>
          <w:sz w:val="22"/>
          <w:szCs w:val="22"/>
        </w:rPr>
        <w:t xml:space="preserve">Our team hypothesizes that computational models can improve treatment planning by augmenting the information available to the </w:t>
      </w:r>
      <w:r w:rsidRPr="500407E8" w:rsidR="6D902295">
        <w:rPr>
          <w:rFonts w:ascii="Times New Roman" w:hAnsi="Times New Roman" w:cs="Times New Roman"/>
          <w:sz w:val="22"/>
          <w:szCs w:val="22"/>
        </w:rPr>
        <w:t>clinician</w:t>
      </w:r>
      <w:r w:rsidRPr="500407E8" w:rsidR="7C33044F">
        <w:rPr>
          <w:rFonts w:ascii="Times New Roman" w:hAnsi="Times New Roman" w:cs="Times New Roman"/>
          <w:sz w:val="22"/>
          <w:szCs w:val="22"/>
        </w:rPr>
        <w:t>. The models would predict and</w:t>
      </w:r>
      <w:r w:rsidRPr="500407E8" w:rsidR="3D13E5A4">
        <w:rPr>
          <w:rFonts w:ascii="Times New Roman" w:hAnsi="Times New Roman" w:cs="Times New Roman"/>
          <w:sz w:val="22"/>
          <w:szCs w:val="22"/>
        </w:rPr>
        <w:t>,</w:t>
      </w:r>
      <w:r w:rsidRPr="500407E8" w:rsidR="7C33044F">
        <w:rPr>
          <w:rFonts w:ascii="Times New Roman" w:hAnsi="Times New Roman" w:cs="Times New Roman"/>
          <w:sz w:val="22"/>
          <w:szCs w:val="22"/>
        </w:rPr>
        <w:t xml:space="preserve"> in turn</w:t>
      </w:r>
      <w:r w:rsidRPr="500407E8" w:rsidR="3D13E5A4">
        <w:rPr>
          <w:rFonts w:ascii="Times New Roman" w:hAnsi="Times New Roman" w:cs="Times New Roman"/>
          <w:sz w:val="22"/>
          <w:szCs w:val="22"/>
        </w:rPr>
        <w:t>,</w:t>
      </w:r>
      <w:r w:rsidRPr="500407E8" w:rsidR="7C33044F">
        <w:rPr>
          <w:rFonts w:ascii="Times New Roman" w:hAnsi="Times New Roman" w:cs="Times New Roman"/>
          <w:sz w:val="22"/>
          <w:szCs w:val="22"/>
        </w:rPr>
        <w:t xml:space="preserve"> avoid problems that extend the treatment</w:t>
      </w:r>
      <w:r w:rsidRPr="500407E8" w:rsidR="5C454994">
        <w:rPr>
          <w:rFonts w:ascii="Times New Roman" w:hAnsi="Times New Roman" w:cs="Times New Roman"/>
          <w:sz w:val="22"/>
          <w:szCs w:val="22"/>
        </w:rPr>
        <w:t xml:space="preserve"> and negatively impact patient outcomes</w:t>
      </w:r>
      <w:r w:rsidRPr="500407E8" w:rsidR="7C33044F">
        <w:rPr>
          <w:rFonts w:ascii="Times New Roman" w:hAnsi="Times New Roman" w:cs="Times New Roman"/>
          <w:sz w:val="22"/>
          <w:szCs w:val="22"/>
        </w:rPr>
        <w:t>. We will test this hypothesis by building an accurate, rapid simulation framework</w:t>
      </w:r>
      <w:del w:author="David B Dahl" w:date="2023-02-19T03:32:41.654Z" w:id="145272640">
        <w:r w:rsidRPr="500407E8" w:rsidDel="7C33044F">
          <w:rPr>
            <w:rFonts w:ascii="Times New Roman" w:hAnsi="Times New Roman" w:cs="Times New Roman"/>
            <w:sz w:val="22"/>
            <w:szCs w:val="22"/>
          </w:rPr>
          <w:delText xml:space="preserve"> to</w:delText>
        </w:r>
      </w:del>
      <w:ins w:author="David B Dahl" w:date="2023-02-19T03:32:38.392Z" w:id="1417620040">
        <w:r w:rsidRPr="500407E8" w:rsidR="09E0361E">
          <w:rPr>
            <w:rFonts w:ascii="Times New Roman" w:hAnsi="Times New Roman" w:cs="Times New Roman"/>
            <w:sz w:val="22"/>
            <w:szCs w:val="22"/>
          </w:rPr>
          <w:t xml:space="preserve"> that</w:t>
        </w:r>
      </w:ins>
      <w:r w:rsidRPr="500407E8" w:rsidR="7C33044F">
        <w:rPr>
          <w:rFonts w:ascii="Times New Roman" w:hAnsi="Times New Roman" w:cs="Times New Roman"/>
          <w:sz w:val="22"/>
          <w:szCs w:val="22"/>
        </w:rPr>
        <w:t xml:space="preserve"> be executed by the </w:t>
      </w:r>
      <w:r w:rsidRPr="500407E8" w:rsidR="6D902295">
        <w:rPr>
          <w:rFonts w:ascii="Times New Roman" w:hAnsi="Times New Roman" w:cs="Times New Roman"/>
          <w:sz w:val="22"/>
          <w:szCs w:val="22"/>
        </w:rPr>
        <w:t>clinical</w:t>
      </w:r>
      <w:r w:rsidRPr="500407E8" w:rsidR="7C33044F">
        <w:rPr>
          <w:rFonts w:ascii="Times New Roman" w:hAnsi="Times New Roman" w:cs="Times New Roman"/>
          <w:sz w:val="22"/>
          <w:szCs w:val="22"/>
        </w:rPr>
        <w:t xml:space="preserve"> team</w:t>
      </w:r>
      <w:ins w:author="David B Dahl" w:date="2023-02-19T03:32:20.459Z" w:id="1714285426">
        <w:r w:rsidRPr="500407E8" w:rsidR="1E836E72">
          <w:rPr>
            <w:rFonts w:ascii="Times New Roman" w:hAnsi="Times New Roman" w:cs="Times New Roman"/>
            <w:sz w:val="22"/>
            <w:szCs w:val="22"/>
          </w:rPr>
          <w:t xml:space="preserve"> during the treatment planning window</w:t>
        </w:r>
      </w:ins>
      <w:r w:rsidRPr="500407E8" w:rsidR="7C33044F">
        <w:rPr>
          <w:rFonts w:ascii="Times New Roman" w:hAnsi="Times New Roman" w:cs="Times New Roman"/>
          <w:sz w:val="22"/>
          <w:szCs w:val="22"/>
        </w:rPr>
        <w:t>.</w:t>
      </w:r>
    </w:p>
    <w:p w:rsidRPr="008F2B25" w:rsidR="004658DE" w:rsidP="004658DE" w:rsidRDefault="004658DE" w14:paraId="28EBD9C5" w14:textId="77777777">
      <w:pPr>
        <w:pStyle w:val="A-Item"/>
        <w:spacing w:after="0"/>
        <w:rPr>
          <w:rFonts w:ascii="Times New Roman" w:hAnsi="Times New Roman" w:cs="Times New Roman"/>
          <w:sz w:val="22"/>
        </w:rPr>
      </w:pPr>
    </w:p>
    <w:p w:rsidRPr="008F2B25" w:rsidR="000A4C9B" w:rsidP="004658DE" w:rsidRDefault="000F750E" w14:paraId="78572C73" w14:textId="77777777">
      <w:pPr>
        <w:pStyle w:val="A-Head2"/>
        <w:spacing w:before="0" w:line="240" w:lineRule="auto"/>
        <w:rPr>
          <w:rFonts w:ascii="Times New Roman" w:hAnsi="Times New Roman" w:cs="Times New Roman"/>
          <w:sz w:val="22"/>
        </w:rPr>
      </w:pPr>
      <w:r w:rsidRPr="008F2B25">
        <w:rPr>
          <w:rFonts w:ascii="Times New Roman" w:hAnsi="Times New Roman" w:cs="Times New Roman"/>
          <w:sz w:val="22"/>
        </w:rPr>
        <w:t>Summary of Plans for External Funding</w:t>
      </w:r>
    </w:p>
    <w:p w:rsidR="00706219" w:rsidP="00EA511A" w:rsidRDefault="00706219" w14:paraId="627CB554" w14:textId="30E19A22">
      <w:pPr>
        <w:spacing w:after="0" w:line="240" w:lineRule="auto"/>
        <w:jc w:val="both"/>
        <w:rPr>
          <w:rFonts w:ascii="Times New Roman" w:hAnsi="Times New Roman" w:cs="Times New Roman"/>
        </w:rPr>
      </w:pPr>
      <w:r>
        <w:rPr>
          <w:rFonts w:ascii="Times New Roman" w:hAnsi="Times New Roman" w:cs="Times New Roman"/>
        </w:rPr>
        <w:t>Our team will submit one internal and three external grant proposals during the award period.  Each proposal will utilize results from our IDR study as preliminary data for submission.  These grant proposals include:</w:t>
      </w:r>
    </w:p>
    <w:p w:rsidR="00706219" w:rsidP="00EA511A" w:rsidRDefault="00706219" w14:paraId="5E7BD82A" w14:textId="57D1E661">
      <w:pPr>
        <w:pStyle w:val="ListParagraph"/>
        <w:numPr>
          <w:ilvl w:val="0"/>
          <w:numId w:val="28"/>
        </w:numPr>
        <w:spacing w:after="0" w:line="240" w:lineRule="auto"/>
        <w:jc w:val="both"/>
        <w:rPr>
          <w:rFonts w:ascii="Times New Roman" w:hAnsi="Times New Roman" w:cs="Times New Roman"/>
        </w:rPr>
      </w:pPr>
      <w:r w:rsidRPr="500407E8" w:rsidR="6136F197">
        <w:rPr>
          <w:rFonts w:ascii="Times New Roman" w:hAnsi="Times New Roman" w:cs="Times New Roman"/>
        </w:rPr>
        <w:t xml:space="preserve">BYU MRI Facility seed grant.  </w:t>
      </w:r>
      <w:commentRangeStart w:id="1235105488"/>
      <w:r w:rsidRPr="500407E8" w:rsidR="6136F197">
        <w:rPr>
          <w:rFonts w:ascii="Times New Roman" w:hAnsi="Times New Roman" w:cs="Times New Roman"/>
        </w:rPr>
        <w:t xml:space="preserve">The proposal will request $8000 for MRI time that will enable an additional 40-60 subject volunteers </w:t>
      </w:r>
      <w:proofErr w:type="gramStart"/>
      <w:r w:rsidRPr="500407E8" w:rsidR="6136F197">
        <w:rPr>
          <w:rFonts w:ascii="Times New Roman" w:hAnsi="Times New Roman" w:cs="Times New Roman"/>
        </w:rPr>
        <w:t>be</w:t>
      </w:r>
      <w:proofErr w:type="gramEnd"/>
      <w:r w:rsidRPr="500407E8" w:rsidR="6136F197">
        <w:rPr>
          <w:rFonts w:ascii="Times New Roman" w:hAnsi="Times New Roman" w:cs="Times New Roman"/>
        </w:rPr>
        <w:t xml:space="preserve"> scanned</w:t>
      </w:r>
      <w:r w:rsidRPr="500407E8" w:rsidR="6136F197">
        <w:rPr>
          <w:rFonts w:ascii="Times New Roman" w:hAnsi="Times New Roman" w:cs="Times New Roman"/>
        </w:rPr>
        <w:t>.</w:t>
      </w:r>
      <w:commentRangeEnd w:id="1235105488"/>
      <w:r>
        <w:rPr>
          <w:rStyle w:val="CommentReference"/>
        </w:rPr>
        <w:commentReference w:id="1235105488"/>
      </w:r>
    </w:p>
    <w:p w:rsidR="00706219" w:rsidP="00EA511A" w:rsidRDefault="00706219" w14:paraId="5020A124" w14:textId="11D9285F">
      <w:pPr>
        <w:pStyle w:val="ListParagraph"/>
        <w:numPr>
          <w:ilvl w:val="0"/>
          <w:numId w:val="28"/>
        </w:numPr>
        <w:spacing w:after="0" w:line="240" w:lineRule="auto"/>
        <w:jc w:val="both"/>
        <w:rPr>
          <w:rFonts w:ascii="Times New Roman" w:hAnsi="Times New Roman" w:cs="Times New Roman"/>
        </w:rPr>
      </w:pPr>
      <w:r w:rsidRPr="00706219">
        <w:rPr>
          <w:rFonts w:ascii="Times New Roman" w:hAnsi="Times New Roman" w:cs="Times New Roman"/>
        </w:rPr>
        <w:t>NIH</w:t>
      </w:r>
      <w:r w:rsidR="0087397A">
        <w:rPr>
          <w:rFonts w:ascii="Times New Roman" w:hAnsi="Times New Roman" w:cs="Times New Roman"/>
        </w:rPr>
        <w:t xml:space="preserve"> </w:t>
      </w:r>
      <w:r w:rsidRPr="0087397A" w:rsidR="0087397A">
        <w:rPr>
          <w:rFonts w:ascii="Times New Roman" w:hAnsi="Times New Roman" w:cs="Times New Roman"/>
        </w:rPr>
        <w:t>National Institute of Biomedical Imaging and Bioengineering</w:t>
      </w:r>
      <w:r w:rsidRPr="00706219">
        <w:rPr>
          <w:rFonts w:ascii="Times New Roman" w:hAnsi="Times New Roman" w:cs="Times New Roman"/>
        </w:rPr>
        <w:t xml:space="preserve"> R21 Trailblazer.  This opportunity allows direct costs up to $400,000 over 3 years.  </w:t>
      </w:r>
    </w:p>
    <w:p w:rsidR="0087397A" w:rsidP="00EA511A" w:rsidRDefault="0087397A" w14:paraId="0B01B7F5" w14:textId="175B9ED9">
      <w:pPr>
        <w:pStyle w:val="ListParagraph"/>
        <w:numPr>
          <w:ilvl w:val="0"/>
          <w:numId w:val="28"/>
        </w:numPr>
        <w:spacing w:after="0" w:line="240" w:lineRule="auto"/>
        <w:jc w:val="both"/>
        <w:rPr>
          <w:rFonts w:ascii="Times New Roman" w:hAnsi="Times New Roman" w:cs="Times New Roman"/>
        </w:rPr>
      </w:pPr>
      <w:r>
        <w:rPr>
          <w:rFonts w:ascii="Times New Roman" w:hAnsi="Times New Roman" w:cs="Times New Roman"/>
        </w:rPr>
        <w:t>Focused Ultrasound Foundation pre-clinical award. This is a one-year award totaling approximately $100,000.</w:t>
      </w:r>
    </w:p>
    <w:p w:rsidRPr="00AE702C" w:rsidR="00706219" w:rsidP="00EA511A" w:rsidRDefault="0087397A" w14:paraId="0ED2D2C6" w14:textId="0C4688F2" w14:noSpellErr="1">
      <w:pPr>
        <w:pStyle w:val="ListParagraph"/>
        <w:numPr>
          <w:ilvl w:val="0"/>
          <w:numId w:val="28"/>
        </w:numPr>
        <w:spacing w:after="0" w:line="240" w:lineRule="auto"/>
        <w:jc w:val="both"/>
        <w:rPr>
          <w:rFonts w:ascii="Times New Roman" w:hAnsi="Times New Roman" w:cs="Times New Roman"/>
        </w:rPr>
      </w:pPr>
      <w:commentRangeStart w:id="1678313406"/>
      <w:r w:rsidRPr="500407E8" w:rsidR="2B99294F">
        <w:rPr>
          <w:rFonts w:ascii="Times New Roman" w:hAnsi="Times New Roman" w:cs="Times New Roman"/>
        </w:rPr>
        <w:t>NIH National Cancer Institute R15 Award. This three-year $300,000 award will pull together results from each of our IDR aims to reach our goal of developing a model-based treatment planning platform.</w:t>
      </w:r>
      <w:commentRangeEnd w:id="1678313406"/>
      <w:r>
        <w:rPr>
          <w:rStyle w:val="CommentReference"/>
        </w:rPr>
        <w:commentReference w:id="1678313406"/>
      </w:r>
    </w:p>
    <w:p w:rsidR="00706219" w:rsidP="00EA511A" w:rsidRDefault="00706219" w14:paraId="3B3FC00A" w14:textId="77777777">
      <w:pPr>
        <w:spacing w:after="0" w:line="240" w:lineRule="auto"/>
        <w:jc w:val="both"/>
        <w:rPr>
          <w:rFonts w:ascii="Times New Roman" w:hAnsi="Times New Roman" w:cs="Times New Roman"/>
        </w:rPr>
      </w:pPr>
    </w:p>
    <w:p w:rsidR="004658DE" w:rsidRDefault="004658DE" w14:paraId="1B81C517" w14:textId="7ACD452C">
      <w:pPr>
        <w:rPr>
          <w:rFonts w:ascii="Times New Roman" w:hAnsi="Times New Roman" w:cs="Times New Roman"/>
        </w:rPr>
      </w:pPr>
      <w:r>
        <w:rPr>
          <w:rFonts w:ascii="Times New Roman" w:hAnsi="Times New Roman" w:cs="Times New Roman"/>
        </w:rPr>
        <w:br w:type="page"/>
      </w:r>
    </w:p>
    <w:p w:rsidRPr="008A651A" w:rsidR="00CC638F" w:rsidP="004658DE" w:rsidRDefault="008A651A" w14:paraId="7E85A1C0" w14:textId="5BDB35A2">
      <w:pPr>
        <w:spacing w:after="0" w:line="240" w:lineRule="auto"/>
        <w:rPr>
          <w:rFonts w:ascii="Times New Roman" w:hAnsi="Times New Roman" w:cs="Times New Roman"/>
          <w:b/>
          <w:bCs/>
        </w:rPr>
      </w:pPr>
      <w:r w:rsidRPr="008A651A">
        <w:rPr>
          <w:rFonts w:ascii="Times New Roman" w:hAnsi="Times New Roman" w:cs="Times New Roman"/>
          <w:b/>
          <w:bCs/>
        </w:rPr>
        <w:lastRenderedPageBreak/>
        <w:t xml:space="preserve">Project </w:t>
      </w:r>
      <w:commentRangeStart w:id="0"/>
      <w:r w:rsidRPr="008A651A">
        <w:rPr>
          <w:rFonts w:ascii="Times New Roman" w:hAnsi="Times New Roman" w:cs="Times New Roman"/>
          <w:b/>
          <w:bCs/>
        </w:rPr>
        <w:t>Narrative</w:t>
      </w:r>
      <w:commentRangeEnd w:id="0"/>
      <w:r w:rsidR="00B46830">
        <w:rPr>
          <w:rStyle w:val="CommentReference"/>
        </w:rPr>
        <w:commentReference w:id="0"/>
      </w:r>
      <w:r>
        <w:rPr>
          <w:rFonts w:ascii="Times New Roman" w:hAnsi="Times New Roman" w:cs="Times New Roman"/>
          <w:b/>
          <w:bCs/>
        </w:rPr>
        <w:t xml:space="preserve"> </w:t>
      </w:r>
      <w:r w:rsidR="00B46830">
        <w:rPr>
          <w:rFonts w:ascii="Times New Roman" w:hAnsi="Times New Roman" w:cs="Times New Roman"/>
          <w:b/>
          <w:bCs/>
        </w:rPr>
        <w:t xml:space="preserve"> </w:t>
      </w:r>
    </w:p>
    <w:p w:rsidR="00F77BBE" w:rsidP="00B46830" w:rsidRDefault="00856CAC" w14:paraId="39C60823" w14:textId="7492D3E7">
      <w:pPr>
        <w:pStyle w:val="ListParagraph"/>
        <w:numPr>
          <w:ilvl w:val="0"/>
          <w:numId w:val="23"/>
        </w:numPr>
        <w:spacing w:after="0" w:line="240" w:lineRule="auto"/>
        <w:ind w:left="720"/>
        <w:rPr>
          <w:rFonts w:ascii="Times New Roman" w:hAnsi="Times New Roman" w:cs="Times New Roman"/>
          <w:b/>
          <w:bCs/>
        </w:rPr>
      </w:pPr>
      <w:r>
        <w:rPr>
          <w:rFonts w:ascii="Times New Roman" w:hAnsi="Times New Roman" w:cs="Times New Roman"/>
          <w:b/>
          <w:bCs/>
        </w:rPr>
        <w:t>The need for alternative b</w:t>
      </w:r>
      <w:r w:rsidR="00F77BBE">
        <w:rPr>
          <w:rFonts w:ascii="Times New Roman" w:hAnsi="Times New Roman" w:cs="Times New Roman"/>
          <w:b/>
          <w:bCs/>
        </w:rPr>
        <w:t>reast cancer</w:t>
      </w:r>
      <w:r>
        <w:rPr>
          <w:rFonts w:ascii="Times New Roman" w:hAnsi="Times New Roman" w:cs="Times New Roman"/>
          <w:b/>
          <w:bCs/>
        </w:rPr>
        <w:t xml:space="preserve"> treatments</w:t>
      </w:r>
    </w:p>
    <w:p w:rsidR="00E45301" w:rsidP="00EA511A" w:rsidRDefault="00F77BBE" w14:paraId="62F8DAD0" w14:textId="196FCB78">
      <w:pPr>
        <w:spacing w:after="60" w:line="240" w:lineRule="auto"/>
        <w:jc w:val="both"/>
        <w:rPr>
          <w:rFonts w:ascii="Times New Roman" w:hAnsi="Times New Roman" w:cs="Times New Roman"/>
        </w:rPr>
      </w:pPr>
      <w:r w:rsidRPr="500407E8" w:rsidR="0A3BAF24">
        <w:rPr>
          <w:rFonts w:ascii="Times New Roman" w:hAnsi="Times New Roman" w:cs="Times New Roman"/>
        </w:rPr>
        <w:t>Breast cancer is the most common cancer among women worldwide and the second most common cancer overall.  In the United States, it is projected that over 2</w:t>
      </w:r>
      <w:r w:rsidRPr="500407E8" w:rsidR="437A3807">
        <w:rPr>
          <w:rFonts w:ascii="Times New Roman" w:hAnsi="Times New Roman" w:cs="Times New Roman"/>
        </w:rPr>
        <w:t>87</w:t>
      </w:r>
      <w:r w:rsidRPr="500407E8" w:rsidR="0A3BAF24">
        <w:rPr>
          <w:rFonts w:ascii="Times New Roman" w:hAnsi="Times New Roman" w:cs="Times New Roman"/>
        </w:rPr>
        <w:t>,000 women will be diagnosed with new cases of invasive breast cancer</w:t>
      </w:r>
      <w:r w:rsidRPr="500407E8" w:rsidR="437A3807">
        <w:rPr>
          <w:rFonts w:ascii="Times New Roman" w:hAnsi="Times New Roman" w:cs="Times New Roman"/>
        </w:rPr>
        <w:t xml:space="preserve"> </w:t>
      </w:r>
      <w:r w:rsidRPr="500407E8" w:rsidR="437A3807">
        <w:rPr>
          <w:rFonts w:ascii="Times New Roman" w:hAnsi="Times New Roman" w:cs="Times New Roman"/>
        </w:rPr>
        <w:t>in 2022</w:t>
      </w:r>
      <w:r w:rsidRPr="500407E8" w:rsidR="0A3BAF24">
        <w:rPr>
          <w:rFonts w:ascii="Times New Roman" w:hAnsi="Times New Roman" w:cs="Times New Roman"/>
        </w:rPr>
        <w:t>, and an estimated 43,</w:t>
      </w:r>
      <w:r w:rsidRPr="500407E8" w:rsidR="437A3807">
        <w:rPr>
          <w:rFonts w:ascii="Times New Roman" w:hAnsi="Times New Roman" w:cs="Times New Roman"/>
        </w:rPr>
        <w:t>25</w:t>
      </w:r>
      <w:r w:rsidRPr="500407E8" w:rsidR="0A3BAF24">
        <w:rPr>
          <w:rFonts w:ascii="Times New Roman" w:hAnsi="Times New Roman" w:cs="Times New Roman"/>
        </w:rPr>
        <w:t>0 women in the United States will die from breast cancer</w:t>
      </w:r>
      <w:r w:rsidRPr="500407E8" w:rsidR="437A3807">
        <w:rPr>
          <w:rFonts w:ascii="Times New Roman" w:hAnsi="Times New Roman" w:cs="Times New Roman"/>
        </w:rPr>
        <w:t xml:space="preserve"> </w:t>
      </w:r>
      <w:r w:rsidRPr="500407E8">
        <w:rPr>
          <w:rFonts w:ascii="Times New Roman" w:hAnsi="Times New Roman" w:cs="Times New Roman"/>
        </w:rPr>
        <w:fldChar w:fldCharType="begin"/>
      </w:r>
      <w:r w:rsidRPr="500407E8">
        <w:rPr>
          <w:rFonts w:ascii="Times New Roman" w:hAnsi="Times New Roman" w:cs="Times New Roman"/>
        </w:rPr>
        <w:instrText xml:space="preserve"> ADDIN ZOTERO_ITEM CSL_CITATION {"citationID":"QSgPqHYz","properties":{"formattedCitation":"[1]","plainCitation":"[1]","noteIndex":0},"citationItems":[{"id":837,"uris":["http://zotero.org/users/10429457/items/DSKD8BUY"],"itemData":{"id":837,"type":"webpage","container-title":"Breast Cancer Facts and Statistics","title":"breastcancer.org","URL":"https://www.breastcancer.org/facts-statistics","issued":{"date-parts":[["2023",2,13]]}}}],"schema":"https://github.com/citation-style-language/schema/raw/master/csl-citation.json"} </w:instrText>
      </w:r>
      <w:r w:rsidRPr="500407E8">
        <w:rPr>
          <w:rFonts w:ascii="Times New Roman" w:hAnsi="Times New Roman" w:cs="Times New Roman"/>
        </w:rPr>
        <w:fldChar w:fldCharType="separate"/>
      </w:r>
      <w:r w:rsidRPr="500407E8" w:rsidR="437A3807">
        <w:rPr>
          <w:rFonts w:ascii="Times New Roman" w:hAnsi="Times New Roman" w:cs="Times New Roman"/>
          <w:noProof/>
        </w:rPr>
        <w:t>[1]</w:t>
      </w:r>
      <w:r w:rsidRPr="500407E8">
        <w:rPr>
          <w:rFonts w:ascii="Times New Roman" w:hAnsi="Times New Roman" w:cs="Times New Roman"/>
        </w:rPr>
        <w:fldChar w:fldCharType="end"/>
      </w:r>
      <w:r w:rsidRPr="500407E8" w:rsidR="0A3BAF24">
        <w:rPr>
          <w:rFonts w:ascii="Times New Roman" w:hAnsi="Times New Roman" w:cs="Times New Roman"/>
        </w:rPr>
        <w:t xml:space="preserve">.  </w:t>
      </w:r>
      <w:r w:rsidRPr="500407E8" w:rsidR="57444E67">
        <w:rPr>
          <w:rFonts w:ascii="Times New Roman" w:hAnsi="Times New Roman" w:cs="Times New Roman"/>
        </w:rPr>
        <w:t>While the 5-year relative survival rate for breast cancer is</w:t>
      </w:r>
      <w:r w:rsidRPr="500407E8" w:rsidR="69ED93E7">
        <w:rPr>
          <w:rFonts w:ascii="Times New Roman" w:hAnsi="Times New Roman" w:cs="Times New Roman"/>
        </w:rPr>
        <w:t xml:space="preserve"> high</w:t>
      </w:r>
      <w:del w:author="David B Dahl" w:date="2023-02-19T03:44:20.952Z" w:id="629268198">
        <w:r w:rsidRPr="500407E8" w:rsidDel="69ED93E7">
          <w:rPr>
            <w:rFonts w:ascii="Times New Roman" w:hAnsi="Times New Roman" w:cs="Times New Roman"/>
          </w:rPr>
          <w:delText xml:space="preserve"> at</w:delText>
        </w:r>
      </w:del>
      <w:r w:rsidRPr="500407E8" w:rsidR="57444E67">
        <w:rPr>
          <w:rFonts w:ascii="Times New Roman" w:hAnsi="Times New Roman" w:cs="Times New Roman"/>
        </w:rPr>
        <w:t xml:space="preserve"> </w:t>
      </w:r>
      <w:ins w:author="David B Dahl" w:date="2023-02-19T03:44:19.096Z" w:id="455712781">
        <w:r w:rsidRPr="500407E8" w:rsidR="4966E7F5">
          <w:rPr>
            <w:rFonts w:ascii="Times New Roman" w:hAnsi="Times New Roman" w:cs="Times New Roman"/>
          </w:rPr>
          <w:t>(</w:t>
        </w:r>
      </w:ins>
      <w:r w:rsidRPr="500407E8" w:rsidR="57444E67">
        <w:rPr>
          <w:rFonts w:ascii="Times New Roman" w:hAnsi="Times New Roman" w:cs="Times New Roman"/>
        </w:rPr>
        <w:t>approximately 90%</w:t>
      </w:r>
      <w:ins w:author="David B Dahl" w:date="2023-02-19T03:44:26.364Z" w:id="1700355604">
        <w:r w:rsidRPr="500407E8" w:rsidR="71035AD5">
          <w:rPr>
            <w:rFonts w:ascii="Times New Roman" w:hAnsi="Times New Roman" w:cs="Times New Roman"/>
          </w:rPr>
          <w:t>)</w:t>
        </w:r>
      </w:ins>
      <w:r w:rsidRPr="500407E8" w:rsidR="57444E67">
        <w:rPr>
          <w:rFonts w:ascii="Times New Roman" w:hAnsi="Times New Roman" w:cs="Times New Roman"/>
        </w:rPr>
        <w:t>, b</w:t>
      </w:r>
      <w:r w:rsidRPr="500407E8" w:rsidR="57444E67">
        <w:rPr>
          <w:rFonts w:ascii="Times New Roman" w:hAnsi="Times New Roman" w:cs="Times New Roman"/>
        </w:rPr>
        <w:t xml:space="preserve">reast cancer and its treatment </w:t>
      </w:r>
      <w:r w:rsidRPr="500407E8" w:rsidR="70C6DECE">
        <w:rPr>
          <w:rFonts w:ascii="Times New Roman" w:hAnsi="Times New Roman" w:cs="Times New Roman"/>
        </w:rPr>
        <w:t xml:space="preserve">can </w:t>
      </w:r>
      <w:r w:rsidRPr="500407E8" w:rsidR="57444E67">
        <w:rPr>
          <w:rFonts w:ascii="Times New Roman" w:hAnsi="Times New Roman" w:cs="Times New Roman"/>
        </w:rPr>
        <w:t xml:space="preserve">have </w:t>
      </w:r>
      <w:r w:rsidRPr="500407E8" w:rsidR="70C6DECE">
        <w:rPr>
          <w:rFonts w:ascii="Times New Roman" w:hAnsi="Times New Roman" w:cs="Times New Roman"/>
        </w:rPr>
        <w:t xml:space="preserve">a profound effect </w:t>
      </w:r>
      <w:r w:rsidRPr="500407E8" w:rsidR="57444E67">
        <w:rPr>
          <w:rFonts w:ascii="Times New Roman" w:hAnsi="Times New Roman" w:cs="Times New Roman"/>
        </w:rPr>
        <w:t xml:space="preserve">on a person's </w:t>
      </w:r>
      <w:r w:rsidRPr="500407E8" w:rsidR="57444E67">
        <w:rPr>
          <w:rFonts w:ascii="Times New Roman" w:hAnsi="Times New Roman" w:cs="Times New Roman"/>
        </w:rPr>
        <w:t xml:space="preserve">physical, </w:t>
      </w:r>
      <w:r w:rsidRPr="500407E8" w:rsidR="57444E67">
        <w:rPr>
          <w:rFonts w:ascii="Times New Roman" w:hAnsi="Times New Roman" w:cs="Times New Roman"/>
        </w:rPr>
        <w:t>emotional</w:t>
      </w:r>
      <w:r w:rsidRPr="500407E8" w:rsidR="57444E67">
        <w:rPr>
          <w:rFonts w:ascii="Times New Roman" w:hAnsi="Times New Roman" w:cs="Times New Roman"/>
        </w:rPr>
        <w:t>, and mental</w:t>
      </w:r>
      <w:r w:rsidRPr="500407E8" w:rsidR="57444E67">
        <w:rPr>
          <w:rFonts w:ascii="Times New Roman" w:hAnsi="Times New Roman" w:cs="Times New Roman"/>
        </w:rPr>
        <w:t xml:space="preserve"> well-being</w:t>
      </w:r>
      <w:r w:rsidRPr="500407E8" w:rsidR="3CD8E968">
        <w:rPr>
          <w:rFonts w:ascii="Times New Roman" w:hAnsi="Times New Roman" w:cs="Times New Roman"/>
        </w:rPr>
        <w:t xml:space="preserve"> </w:t>
      </w:r>
      <w:r w:rsidRPr="500407E8">
        <w:rPr>
          <w:rFonts w:ascii="Times New Roman" w:hAnsi="Times New Roman" w:cs="Times New Roman"/>
        </w:rPr>
        <w:fldChar w:fldCharType="begin"/>
      </w:r>
      <w:r w:rsidRPr="500407E8">
        <w:rPr>
          <w:rFonts w:ascii="Times New Roman" w:hAnsi="Times New Roman" w:cs="Times New Roman"/>
        </w:rPr>
        <w:instrText xml:space="preserve"> ADDIN ZOTERO_ITEM CSL_CITATION {"citationID":"csupR2VU","properties":{"unsorted":true,"formattedCitation":"[2\\uc0\\u8211{}4]","plainCitation":"[2–4]","noteIndex":0},"citationItems":[{"id":840,"uris":["http://zotero.org/users/10429457/items/ASC3YI9T"],"itemData":{"id":840,"type":"article-journal","abstract":"The aim of the investigation was to study psychological and psychosocial aspects of breast cancer. A literature search was done covering the period 1989–1992. The following research areas were studied: the relationship between psychological characteristics and breast cancer, and between psychosocial interventions and breast cancer; quality of life after breast cancer surgery and treatment; and the relationship between social support and breast cancer. The results showed that the medical community is divided into “believers” and “nonbelievers” with respect to whether or not psychosocial factors influence breast cancer outcomes. One of the best predictors of a woman's postcancer adjustment is her psychological state before the breast cancer. The results also showed that the difference in psychological outcome between mastectomy and breast-con-serving surgery was small and nonsignificant. Another finding was that the social context and social support from partner, family, friends, relatives and medical professions are important for survival. In conclusion, methodological problems were common in studying psychological and psychosocial aspects of breast cancer.","container-title":"Cancer Nursing","ISSN":"0162-220X","issue":"5","language":"en-US","page":"418","source":"journals.lww.com","title":"Psychological and psychosocial aspects of breast cancer and breast cancer treatment; A literature review","volume":"17","author":[{"family":"Carlsson","given":"Marianne"},{"family":"Hamrin","given":"Elisabeth"}],"issued":{"date-parts":[["1994",10]]}}},{"id":842,"uris":["http://zotero.org/users/10429457/items/2QRR29EF"],"itemData":{"id":842,"type":"article-journal","abstract":"While research exists on the well-being of women during a specific phase of breast cancer, little research exists in which researchers utilized the same instruments to examine differences in women's well-being, based on the phase of their breast cancer. Using a trajectory framework, the purpose of this study is to examine the differences in the physical and social well-being of women during the following breast cancer states: newly diagnosed, adjuvant therapy, stable disease and recurrent disease. The convenience sample consisted of 35 women newly diagnosed with breast cancer, 52 women with breast cancer undergoing adjuvant therapy, 84 women whose breast cancer was considered stable and 64 women with recurrent breast cancer. Participants completed a packet of questionnaires which contained a demographic questionnaire, Short Form-36 (SF-36) Health Survey, a researcher designed (RD) questionnaire, Cancer Rehabilitation Evaluation System—Short Form (CARES-SF) and the Brief Symptom Inventory (BSI). Descriptive statistics, analysis of variance, and general linear F-tests were used to analyze the data. Differences were found across phases of disease on various subscales, including those representing perceived health states, overall impact, medical interactions, physical function, role function, fatigue, pain, social function and satisfaction with health. No significant differences were found between groups on the BSI subscales with the exception of somatization, global psychosocial measures, sexual and marital relation subscales. While individuals with recurrent disease often experienced more difficulties with their well-being than women in the other groups, women newly diagnosed and in the adjuvant group experienced more difficulties in select areas of well-being when compared with women in the stable group. Health care professionals need to recognize differences between groups to better meet the needs of patients with a breast cancer diagnosis.","container-title":"Psycho-Oncology","DOI":"10.1002/1099-1611(200005/06)9:3&lt;221::AID-PON456&gt;3.0.CO;2-T","ISSN":"1099-1611","issue":"3","language":"en","note":"_eprint: https://onlinelibrary.wiley.com/doi/pdf/10.1002/1099-1611%28200005/06%299%3A3%3C221%3A%3AAID-PON456%3E3.0.CO%3B2-T","page":"221-231","source":"Wiley Online Library","title":"Physical, psychological and social well-being of women with breast cancer: the influence of disease phase","title-short":"Physical, psychological and social well-being of women with breast cancer","volume":"9","author":[{"family":"Hanson Frost","given":"Marlene"},{"family":"Suman","given":"Vera J."},{"family":"Rummans","given":"Teresa A."},{"family":"Dose","given":"Ann Marie"},{"family":"Taylor","given":"Michelle"},{"family":"Novotny","given":"Paul"},{"family":"Johnson","given":"Ruth"},{"family":"Evans","given":"Roger E."}],"issued":{"date-parts":[["2000"]]}}},{"id":838,"uris":["http://zotero.org/users/10429457/items/HNMPS666"],"itemData":{"id":838,"type":"article-journal","abstract":"&lt;em&gt;Gale&lt;/em&gt; Academic OneFile includes Psychological and social aspects of breast cancer by Patricia A. Ganz. Click to explore.","container-title":"Oncology","ISSN":"08909091","issue":"6","language":"English","note":"publisher: Intellisphere, LLC","page":"642-642","source":"go.gale.com","title":"Psychological and social aspects of breast cancer","volume":"22","author":[{"family":"Ganz","given":"Patricia A."}],"issued":{"date-parts":[["2008",5,1]]}},"label":"page"}],"schema":"https://github.com/citation-style-language/schema/raw/master/csl-citation.json"} </w:instrText>
      </w:r>
      <w:r w:rsidRPr="500407E8">
        <w:rPr>
          <w:rFonts w:ascii="Times New Roman" w:hAnsi="Times New Roman" w:cs="Times New Roman"/>
        </w:rPr>
        <w:fldChar w:fldCharType="separate"/>
      </w:r>
      <w:r w:rsidRPr="500407E8" w:rsidR="3CD8E968">
        <w:rPr>
          <w:rFonts w:ascii="Times New Roman" w:hAnsi="Times New Roman" w:cs="Times New Roman"/>
        </w:rPr>
        <w:t>[2–4]</w:t>
      </w:r>
      <w:r w:rsidRPr="500407E8">
        <w:rPr>
          <w:rFonts w:ascii="Times New Roman" w:hAnsi="Times New Roman" w:cs="Times New Roman"/>
        </w:rPr>
        <w:fldChar w:fldCharType="end"/>
      </w:r>
      <w:r w:rsidRPr="500407E8" w:rsidR="57444E67">
        <w:rPr>
          <w:rFonts w:ascii="Times New Roman" w:hAnsi="Times New Roman" w:cs="Times New Roman"/>
        </w:rPr>
        <w:t>.</w:t>
      </w:r>
    </w:p>
    <w:p w:rsidR="00E45301" w:rsidP="00EA511A" w:rsidRDefault="00E45301" w14:paraId="020B73D6" w14:textId="48CA1718">
      <w:pPr>
        <w:spacing w:after="60" w:line="240" w:lineRule="auto"/>
        <w:jc w:val="both"/>
        <w:rPr>
          <w:rFonts w:ascii="Times New Roman" w:hAnsi="Times New Roman" w:cs="Times New Roman"/>
        </w:rPr>
      </w:pPr>
      <w:r w:rsidRPr="00E45301">
        <w:rPr>
          <w:rFonts w:ascii="Times New Roman" w:hAnsi="Times New Roman" w:cs="Times New Roman"/>
        </w:rPr>
        <w:t>Breast cancer treatment side effects</w:t>
      </w:r>
      <w:r>
        <w:rPr>
          <w:rFonts w:ascii="Times New Roman" w:hAnsi="Times New Roman" w:cs="Times New Roman"/>
        </w:rPr>
        <w:t xml:space="preserve"> </w:t>
      </w:r>
      <w:r w:rsidR="00B76471">
        <w:rPr>
          <w:rFonts w:ascii="Times New Roman" w:hAnsi="Times New Roman" w:cs="Times New Roman"/>
        </w:rPr>
        <w:t>strongly impact a patient’s quality of life</w:t>
      </w:r>
      <w:r w:rsidRPr="00E45301">
        <w:rPr>
          <w:rFonts w:ascii="Times New Roman" w:hAnsi="Times New Roman" w:cs="Times New Roman"/>
        </w:rPr>
        <w:t>.</w:t>
      </w:r>
      <w:r>
        <w:rPr>
          <w:rFonts w:ascii="Times New Roman" w:hAnsi="Times New Roman" w:cs="Times New Roman"/>
        </w:rPr>
        <w:t xml:space="preserve">  Chemotherapy may cause fatigue, nausea, vomiting, hair loss</w:t>
      </w:r>
      <w:r w:rsidR="00D063EB">
        <w:rPr>
          <w:rFonts w:ascii="Times New Roman" w:hAnsi="Times New Roman" w:cs="Times New Roman"/>
        </w:rPr>
        <w:t>, and cognitive impairment</w:t>
      </w:r>
      <w:r>
        <w:rPr>
          <w:rFonts w:ascii="Times New Roman" w:hAnsi="Times New Roman" w:cs="Times New Roman"/>
        </w:rPr>
        <w:t xml:space="preserve">, especially in the first few weeks </w:t>
      </w:r>
      <w:r w:rsidR="00D063EB">
        <w:rPr>
          <w:rFonts w:ascii="Times New Roman" w:hAnsi="Times New Roman" w:cs="Times New Roman"/>
        </w:rPr>
        <w:t>of</w:t>
      </w:r>
      <w:r>
        <w:rPr>
          <w:rFonts w:ascii="Times New Roman" w:hAnsi="Times New Roman" w:cs="Times New Roman"/>
        </w:rPr>
        <w:t xml:space="preserve"> treatment</w:t>
      </w:r>
      <w:r w:rsidR="00355032">
        <w:rPr>
          <w:rFonts w:ascii="Times New Roman" w:hAnsi="Times New Roman" w:cs="Times New Roman"/>
        </w:rPr>
        <w:t xml:space="preserve"> </w:t>
      </w:r>
      <w:r w:rsidR="00355032">
        <w:rPr>
          <w:rFonts w:ascii="Times New Roman" w:hAnsi="Times New Roman" w:cs="Times New Roman"/>
        </w:rPr>
        <w:fldChar w:fldCharType="begin"/>
      </w:r>
      <w:r w:rsidR="00355032">
        <w:rPr>
          <w:rFonts w:ascii="Times New Roman" w:hAnsi="Times New Roman" w:cs="Times New Roman"/>
        </w:rPr>
        <w:instrText xml:space="preserve"> ADDIN ZOTERO_ITEM CSL_CITATION {"citationID":"7BKlfoau","properties":{"formattedCitation":"[5,6]","plainCitation":"[5,6]","noteIndex":0},"citationItems":[{"id":845,"uris":["http://zotero.org/users/10429457/items/3FH37B6J"],"itemData":{"id":845,"type":"article-journal","abstract":"Women with primary invasive breast cancer receive both local and systemic treatment. Surgery and radiation therapy are local treatments given to reduce the risk of recurrent cancer in the breast, chest wall, and regional lymph nodes. In some cases, these local treatments may prevent the dissemination of cancer and may reduce mortality from breast cancer. Cytotoxic chemotherapy and hormonal therapy are systemic treatments given after local treatment to reduce systemic recurrences and overall mortality from breast cancer. Recent guidelines from the National Institutes of Health Consensus Conference, the National Comprehensive Cancer Center Network, and other groups recommend adjuvant chemotherapy, tamoxifen, . . .","container-title":"New England Journal of Medicine","DOI":"10.1056/NEJM200106283442607","ISSN":"0028-4793","issue":"26","note":"publisher: Massachusetts Medical Society\n_eprint: https://doi.org/10.1056/NEJM200106283442607\nPMID: 11430330","page":"1997-2008","source":"Taylor and Francis+NEJM","title":"Side Effects of Adjuvant Treatment of Breast Cancer","volume":"344","author":[{"family":"Shapiro","given":"Charles L."},{"family":"Recht","given":"Abram"}],"issued":{"date-parts":[["2001",6,28]]}}},{"id":847,"uris":["http://zotero.org/users/10429457/items/4H9SF73Q"],"itemData":{"id":847,"type":"article-journal","abstract":"Adjuvant systemic therapy along with screening has been key to the observed improvements in disease-free and overall survival (DFS/OS) in breast cancer. Improvements in overall survival already take into account therapy related toxicities that can result in death. However, this measure alone does not adequately capture the impact on health-related quality of life. Therefore, it is important to examine the prevalence, frequency and short/long-term impact of therapy-related toxicities, identify patients who might be at greatest risk. Ultimately decisions regarding expected therapy benefits (relative and absolute percentage improvements in DFS/OS) must be made against a background of known potential harms. For many patients with early breast cancer (EBC), their risk of recurrence is not zero but is small. At the same time, for many therapies for early stage breast cancer, the risk of serious side effects is small but is not zero. As we better understand the long-term side effects of adjuvant chemotherapy and targeted therapy, it becomes critical to integrate our growing understanding of breast cancer biology with standard high-quality histopathologic measures to better identify the patients most likely to benefit from the various options for combined multimodality therapy. Hence, we must strive against the notion of recommending adjuvant systemic chemotherapy “just in case.” This article focuses on the long-term side effects of adjuvant chemotherapy in patients with EBC.","collection-title":"14th St.Gallen International Breast Cancer Conference – Proceedings Book","container-title":"The Breast","DOI":"10.1016/j.breast.2015.07.035","ISSN":"0960-9776","journalAbbreviation":"The Breast","language":"en","page":"S149-S153","source":"ScienceDirect","title":"Long term side effects of adjuvant chemotherapy in patients with early breast cancer","volume":"24","author":[{"family":"Tao","given":"Jessica J."},{"family":"Visvanathan","given":"Kala"},{"family":"Wolff","given":"Antonio C."}],"issued":{"date-parts":[["2015",11,1]]}}}],"schema":"https://github.com/citation-style-language/schema/raw/master/csl-citation.json"} </w:instrText>
      </w:r>
      <w:r w:rsidR="00355032">
        <w:rPr>
          <w:rFonts w:ascii="Times New Roman" w:hAnsi="Times New Roman" w:cs="Times New Roman"/>
        </w:rPr>
        <w:fldChar w:fldCharType="separate"/>
      </w:r>
      <w:r w:rsidR="00355032">
        <w:rPr>
          <w:rFonts w:ascii="Times New Roman" w:hAnsi="Times New Roman" w:cs="Times New Roman"/>
          <w:noProof/>
        </w:rPr>
        <w:t>[5,6]</w:t>
      </w:r>
      <w:r w:rsidR="00355032">
        <w:rPr>
          <w:rFonts w:ascii="Times New Roman" w:hAnsi="Times New Roman" w:cs="Times New Roman"/>
        </w:rPr>
        <w:fldChar w:fldCharType="end"/>
      </w:r>
      <w:r>
        <w:rPr>
          <w:rFonts w:ascii="Times New Roman" w:hAnsi="Times New Roman" w:cs="Times New Roman"/>
        </w:rPr>
        <w:t xml:space="preserve">.  </w:t>
      </w:r>
      <w:r w:rsidR="00D063EB">
        <w:rPr>
          <w:rFonts w:ascii="Times New Roman" w:hAnsi="Times New Roman" w:cs="Times New Roman"/>
        </w:rPr>
        <w:t>Hormonal therapy drugs can cause menopausal symptoms</w:t>
      </w:r>
      <w:r w:rsidR="00355032">
        <w:rPr>
          <w:rFonts w:ascii="Times New Roman" w:hAnsi="Times New Roman" w:cs="Times New Roman"/>
        </w:rPr>
        <w:t xml:space="preserve"> </w:t>
      </w:r>
      <w:r w:rsidR="00355032">
        <w:rPr>
          <w:rFonts w:ascii="Times New Roman" w:hAnsi="Times New Roman" w:cs="Times New Roman"/>
        </w:rPr>
        <w:fldChar w:fldCharType="begin"/>
      </w:r>
      <w:r w:rsidR="0077471F">
        <w:rPr>
          <w:rFonts w:ascii="Times New Roman" w:hAnsi="Times New Roman" w:cs="Times New Roman"/>
        </w:rPr>
        <w:instrText xml:space="preserve"> ADDIN ZOTERO_ITEM CSL_CITATION {"citationID":"Z6vLX978","properties":{"formattedCitation":"[5,7,8]","plainCitation":"[5,7,8]","noteIndex":0},"citationItems":[{"id":845,"uris":["http://zotero.org/users/10429457/items/3FH37B6J"],"itemData":{"id":845,"type":"article-journal","abstract":"Women with primary invasive breast cancer receive both local and systemic treatment. Surgery and radiation therapy are local treatments given to reduce the risk of recurrent cancer in the breast, chest wall, and regional lymph nodes. In some cases, these local treatments may prevent the dissemination of cancer and may reduce mortality from breast cancer. Cytotoxic chemotherapy and hormonal therapy are systemic treatments given after local treatment to reduce systemic recurrences and overall mortality from breast cancer. Recent guidelines from the National Institutes of Health Consensus Conference, the National Comprehensive Cancer Center Network, and other groups recommend adjuvant chemotherapy, tamoxifen, . . .","container-title":"New England Journal of Medicine","DOI":"10.1056/NEJM200106283442607","ISSN":"0028-4793","issue":"26","note":"publisher: Massachusetts Medical Society\n_eprint: https://doi.org/10.1056/NEJM200106283442607\nPMID: 11430330","page":"1997-2008","source":"Taylor and Francis+NEJM","title":"Side Effects of Adjuvant Treatment of Breast Cancer","volume":"344","author":[{"family":"Shapiro","given":"Charles L."},{"family":"Recht","given":"Abram"}],"issued":{"date-parts":[["2001",6,28]]}}},{"id":850,"uris":["http://zotero.org/users/10429457/items/ELZZF6XK"],"itemData":{"id":850,"type":"article-journal","abstract":"Introduction: Recent improvements in the survival of hormone-responsive breast cancer are strongly associated with therapeutic advances, particularly with the uptake of adjuvant endocrine therapy. Nevertheless, endocrine therapy is also linked with adverse effects that impact quality of life, social function, and adherence to treatment.Areas covered: This review examines the spectrum and consequences of adverse effects of tamoxifen and aromatase inhibitors, and the pharmacological and non-pharmacological approaches to mitigate some of the most frequent and disturbing side effects of endocrine therapy (including vasomotor, musculoskeletal, and vulvovaginal symptoms). The authors performed a qualitative analysis of English papers indexed in PubMed through May 2017, including meta-analysis, randomized controlled trials, observational studies, and systematic reviews.Expert commentary: Side effects of endocrine treatments are frequent and often underestimated in the care of breast cancer survivors, leading to a poor adherence to treatments that can compromise oncological outcomes. Many of the most common adverse events can be mitigated through pharmacological and non-pharmacological approaches that should be discussed and offered to patients in a dedicated setting of care.","container-title":"Expert Review of Anticancer Therapy","DOI":"10.1080/14737140.2018.1520096","ISSN":"1473-7140","issue":"11","note":"publisher: Taylor &amp; Francis\n_eprint: https://doi.org/10.1080/14737140.2018.1520096\nPMID: 30188738","page":"1101-1112","source":"Taylor and Francis+NEJM","title":"Managing side effects in adjuvant endocrine therapy for breast cancer","volume":"18","author":[{"family":"Condorelli","given":"Rosaria"},{"family":"Vaz-Luis","given":"Ines"}],"issued":{"date-parts":[["2018",11,2]]}}},{"id":852,"uris":["http://zotero.org/users/10429457/items/D7EC9WYA"],"itemData":{"id":852,"type":"article-journal","abstract":"The growing availability of more effective therapies has contributed to an increased survival of patients with breast cancer. In hormone receptor-positive early disease, increased survival is strongly correlated with the use of adjuvant endocrine therapy, but this therapy can cause side-effects that have major consequences in terms of treatment adherence and patients' quality of life. In premenopausal breast cancer survivors, these side-effects might be even more prominent due to the abrupt suppression of oestrogen associated with the most intense endocrine therapies. An important ambition of cancer care in the 21st century is to recover pre-cancer quality of life and emotional and social functions, which is only possible through the mitigation of the side-effects of anticancer treatments. This Review presents a comprehensive summary of the efficacy and safety data of the available interventions (hormonal and non-hormonal pharmacological strategies, non-pharmacological approaches, and complementary and alternative medicine) to control selected side-effects associated with adjuvant endocrine therapy (hot flashes, sexual dysfunction, weight gain, musculoskeletal symptoms, and fatigue), providing updated, evidence-based approaches for their management.","container-title":"The Lancet Oncology","DOI":"10.1016/S1470-2045(20)30666-5","ISSN":"1470-2045","issue":"7","journalAbbreviation":"The Lancet Oncology","language":"en","page":"e303-e313","source":"ScienceDirect","title":"Evidence-based approaches for the management of side-effects of adjuvant endocrine therapy in patients with breast cancer","volume":"22","author":[{"family":"Franzoi","given":"Maria Alice"},{"family":"Agostinetto","given":"Elisa"},{"family":"Perachino","given":"Marta"},{"family":"Del Mastro","given":"Lucia"},{"family":"Azambuja","given":"Evandro","non-dropping-particle":"de"},{"family":"Vaz-Luis","given":"Ines"},{"family":"Partridge","given":"Ann H"},{"family":"Lambertini","given":"Matteo"}],"issued":{"date-parts":[["2021",7,1]]}}}],"schema":"https://github.com/citation-style-language/schema/raw/master/csl-citation.json"} </w:instrText>
      </w:r>
      <w:r w:rsidR="00355032">
        <w:rPr>
          <w:rFonts w:ascii="Times New Roman" w:hAnsi="Times New Roman" w:cs="Times New Roman"/>
        </w:rPr>
        <w:fldChar w:fldCharType="separate"/>
      </w:r>
      <w:r w:rsidR="0077471F">
        <w:rPr>
          <w:rFonts w:ascii="Times New Roman" w:hAnsi="Times New Roman" w:cs="Times New Roman"/>
          <w:noProof/>
        </w:rPr>
        <w:t>[5,7,8]</w:t>
      </w:r>
      <w:r w:rsidR="00355032">
        <w:rPr>
          <w:rFonts w:ascii="Times New Roman" w:hAnsi="Times New Roman" w:cs="Times New Roman"/>
        </w:rPr>
        <w:fldChar w:fldCharType="end"/>
      </w:r>
      <w:r w:rsidR="00D063EB">
        <w:rPr>
          <w:rFonts w:ascii="Times New Roman" w:hAnsi="Times New Roman" w:cs="Times New Roman"/>
        </w:rPr>
        <w:t xml:space="preserve">. </w:t>
      </w:r>
      <w:r w:rsidRPr="00E45301">
        <w:rPr>
          <w:rFonts w:ascii="Times New Roman" w:hAnsi="Times New Roman" w:cs="Times New Roman"/>
        </w:rPr>
        <w:t xml:space="preserve">Surgery and radiation therapy </w:t>
      </w:r>
      <w:r>
        <w:rPr>
          <w:rFonts w:ascii="Times New Roman" w:hAnsi="Times New Roman" w:cs="Times New Roman"/>
        </w:rPr>
        <w:t>can cause pain and soreness</w:t>
      </w:r>
      <w:r w:rsidR="00D063EB">
        <w:rPr>
          <w:rFonts w:ascii="Times New Roman" w:hAnsi="Times New Roman" w:cs="Times New Roman"/>
        </w:rPr>
        <w:t>, with skin changes including redness, itching, and dryness</w:t>
      </w:r>
      <w:r w:rsidR="009862CD">
        <w:rPr>
          <w:rFonts w:ascii="Times New Roman" w:hAnsi="Times New Roman" w:cs="Times New Roman"/>
        </w:rPr>
        <w:t xml:space="preserve"> </w:t>
      </w:r>
      <w:r w:rsidR="009862CD">
        <w:rPr>
          <w:rFonts w:ascii="Times New Roman" w:hAnsi="Times New Roman" w:cs="Times New Roman"/>
        </w:rPr>
        <w:fldChar w:fldCharType="begin"/>
      </w:r>
      <w:r w:rsidR="00503CAF">
        <w:rPr>
          <w:rFonts w:ascii="Times New Roman" w:hAnsi="Times New Roman" w:cs="Times New Roman"/>
        </w:rPr>
        <w:instrText xml:space="preserve"> ADDIN ZOTERO_ITEM CSL_CITATION {"citationID":"HssLSFy4","properties":{"unsorted":true,"formattedCitation":"[9\\uc0\\u8211{}11]","plainCitation":"[9–11]","noteIndex":0},"citationItems":[{"id":856,"uris":["http://zotero.org/users/10429457/items/Y9D4W6K2"],"itemData":{"id":856,"type":"article-journal","abstract":"The aim of this study was to 1) examine the occurrence and burden of side effects over time in the period after post surgical adjuvant radiotherapy in women with breast cancer and 2) explore the women's experiences of given information and need of support to handle side effects.\nMaterial and method\n171 women with breast cancer receiving post-surgical adjuvant radiotherapy completed a questionnaire on radiotherapy-related side effects (Treatment Toxicity Assessment Tool OTTAT) at four times between the start of radiotherapy and six months after completion. Comparisons were made between women with breast conservative surgery (group A) and women with modified mastectomy (group B), and for having chemotherapy or not (C+ and C−). Questions regarding the experience of delivered information and support were added.\nResults\nFatigue was the single most prevalent side effect and, together with skin reactions and pain, it also had the highest mean score over the study period and the largest score increase during treatment. The largest increase during the six months was seen for skin reaction, pain, and dyspnoea. The average score for skin reaction was significantly higher in group B than in group A. A majority of the women experienced the given information and support as satisfying and a need for follow-up of the side-effects was expressed.\nConclusion\nNursing for women with breast cancer receiving adjuvant radiotherapy should focus on preventing and treating side effects, and also include the period post treatment. There is a need for developing evidence based guidelines including guidelines for follow-up.","container-title":"European Journal of Oncology Nursing","DOI":"10.1016/j.ejon.2009.09.002","ISSN":"1462-3889","issue":"2","journalAbbreviation":"European Journal of Oncology Nursing","language":"en","page":"147-153","source":"ScienceDirect","title":"Adjuvant radiotherapy of women with breast cancer – Information, support and side-effects","volume":"14","author":[{"family":"Sjövall","given":"K."},{"family":"Strömbeck","given":"G."},{"family":"Löfgren","given":"A."},{"family":"Bendahl","given":"P. -O."},{"family":"Gunnars","given":"B."}],"issued":{"date-parts":[["2010",4,1]]}}},{"id":861,"uris":["http://zotero.org/users/10429457/items/PCQ5ILZ6"],"itemData":{"id":861,"type":"article-journal","abstract":"We examined the impact of surgical treatments (breast-conserving surgery [BCS], mastectomy alone, mastectomy with reconstruction) and surgical side-effects severity on early stage (0–IIA) breast cancer patients’ body image over time. We interviewed patients at 4–6 weeks (T1), six (T2), 12 (T3), and 24 months (T4) following definitive surgical treatment. We examined longitudinal relationships among body image problems, surgery type, and surgical side-effects severity using the Generalized Estimating Equation approach, controlling for demographic, clinical, and psychosocial factors. We compared regression coefficients of surgery type from two models, one with and one without surgical side-effects severity. Of 549 patients enrolled (mean age 58; 75% White; 65% BCS, 12% mastectomy, 23% mastectomy with reconstruction), 514 (94%) completed all four interviews. In the model without surgical side-effects severity, patients who underwent mastectomy with reconstruction reported poorer body image than patients who underwent BCS at T1–T3 (each P &lt; 0.02), but not at T4. At T2, patients who underwent mastectomy with reconstruction also reported poorer body image than patients who underwent mastectomy alone (P = 0.0106). Adjusting for surgical side-effects severity, body image scores did not differ significantly between patients with BCS and mastectomy with reconstruction at any interview; however, patients who underwent mastectomy alone had better body image at T2 than patients who underwent mastectomy with reconstruction (P = 0.011). The impact of surgery type on body image within the first year of definitive surgical treatment was explained by surgical side-effects severity. After 2 years, body image problems did not differ significantly by surgery type.","container-title":"Breast Cancer Research and Treatment","DOI":"10.1007/s10549-010-1077-7","ISSN":"1573-7217","issue":"1","journalAbbreviation":"Breast Cancer Res Treat","language":"en","page":"167-176","source":"Springer Link","title":"Effects of breast cancer surgery and surgical side effects on body image over time","volume":"126","author":[{"family":"Collins","given":"Karen Kadela"},{"family":"Liu","given":"Ying"},{"family":"Schootman","given":"Mario"},{"family":"Aft","given":"Rebecca"},{"family":"Yan","given":"Yan"},{"family":"Dean","given":"Grace"},{"family":"Eilers","given":"Mark"},{"family":"Jeffe","given":"Donna B."}],"issued":{"date-parts":[["2011",2,1]]}}},{"id":854,"uris":["http://zotero.org/users/10429457/items/RZD9DCIP"],"itemData":{"id":854,"type":"article-journal","abstract":"As breast cancer outcomes improve and more people with breast cancer survive longer following diagnosis, many survivors must deal with the effects of treatment. Some adverse effects last a short time and have little influence on breast cancer patients’ quality of life, yet others can cause long-term complications and add to increased morbidity and mortality among survivors. This article reviews the adverse effects of breast cancer treatments and how they affect the health and quality of life of those receiving treatment. The article also explains how adverse effects can interrupt treatment and how physicians and survivors can manage adverse effects of breast cancer treatment.","container-title":"Radiologic Technology","ISSN":"0033-8397,","issue":"3","journalAbbreviation":"Radiol Technol","language":"en","note":"publisher: American Society of Radiologic Technologists\nPMID: 24395910","page":"297M-319M","source":"www.radiologictechnology.org","title":"Adverse Effects of Breast Cancer Treatment","volume":"85","author":[{"family":"Odle","given":"Teresa G."}],"issued":{"date-parts":[["2014",1,1]]}}}],"schema":"https://github.com/citation-style-language/schema/raw/master/csl-citation.json"} </w:instrText>
      </w:r>
      <w:r w:rsidR="009862CD">
        <w:rPr>
          <w:rFonts w:ascii="Times New Roman" w:hAnsi="Times New Roman" w:cs="Times New Roman"/>
        </w:rPr>
        <w:fldChar w:fldCharType="separate"/>
      </w:r>
      <w:r w:rsidRPr="00503CAF" w:rsidR="00503CAF">
        <w:rPr>
          <w:rFonts w:ascii="Times New Roman" w:hAnsi="Times New Roman" w:cs="Times New Roman"/>
        </w:rPr>
        <w:t>[9–11]</w:t>
      </w:r>
      <w:r w:rsidR="009862CD">
        <w:rPr>
          <w:rFonts w:ascii="Times New Roman" w:hAnsi="Times New Roman" w:cs="Times New Roman"/>
        </w:rPr>
        <w:fldChar w:fldCharType="end"/>
      </w:r>
      <w:r w:rsidR="00D063EB">
        <w:rPr>
          <w:rFonts w:ascii="Times New Roman" w:hAnsi="Times New Roman" w:cs="Times New Roman"/>
        </w:rPr>
        <w:t xml:space="preserve">.  </w:t>
      </w:r>
      <w:r>
        <w:rPr>
          <w:rFonts w:ascii="Times New Roman" w:hAnsi="Times New Roman" w:cs="Times New Roman"/>
        </w:rPr>
        <w:t>These treatments also</w:t>
      </w:r>
      <w:r w:rsidRPr="00E45301">
        <w:rPr>
          <w:rFonts w:ascii="Times New Roman" w:hAnsi="Times New Roman" w:cs="Times New Roman"/>
        </w:rPr>
        <w:t xml:space="preserve"> cause physical changes to the body, such as scarring and loss of sensation, that lead to body image issues and low self-esteem</w:t>
      </w:r>
      <w:r w:rsidR="00503CAF">
        <w:rPr>
          <w:rFonts w:ascii="Times New Roman" w:hAnsi="Times New Roman" w:cs="Times New Roman"/>
        </w:rPr>
        <w:t xml:space="preserve"> </w:t>
      </w:r>
      <w:r w:rsidR="00503CAF">
        <w:rPr>
          <w:rFonts w:ascii="Times New Roman" w:hAnsi="Times New Roman" w:cs="Times New Roman"/>
        </w:rPr>
        <w:fldChar w:fldCharType="begin"/>
      </w:r>
      <w:r w:rsidR="00503CAF">
        <w:rPr>
          <w:rFonts w:ascii="Times New Roman" w:hAnsi="Times New Roman" w:cs="Times New Roman"/>
        </w:rPr>
        <w:instrText xml:space="preserve"> ADDIN ZOTERO_ITEM CSL_CITATION {"citationID":"Z2ELfe3B","properties":{"formattedCitation":"[10,12]","plainCitation":"[10,12]","noteIndex":0},"citationItems":[{"id":859,"uris":["http://zotero.org/users/10429457/items/LNKVIXH3"],"itemData":{"id":859,"type":"article-journal","abstract":"Diagnosis and treatment of breast cancer affects women physically as well as psychologically. There are many obvious and real factors that are related to psychological distress in women coping with breast cancer, such as facing a life-threatening illness, painful and impairing treatments, and significant role changes. Although these factors are clearly important, issues related to body image in women faced with breast cancer can also add to psychological distress. Women, in general, are concerned with their appearance, their weight, and their body, with recent studies suggesting 89% of women reported concerns with weight. Such premorbid concerns are often deeply ingrained and can contribute to psychological distress in women treated for breast cancer. The present article is a summary of the literature that has examined body image issues and related psychological adjustment in women with breast cancer. Implications for clinical practice and recommendations for future investigations are discussed.","container-title":"Psychology, Health &amp; Medicine","DOI":"10.1080/13548500701405509","ISSN":"1354-8506","issue":"3","note":"publisher: Taylor &amp; Francis\n_eprint: https://doi.org/10.1080/13548500701405509\nPMID: 18569899","page":"313-325","source":"Taylor and Francis+NEJM","title":"Body image issues in women with breast cancer","volume":"13","author":[{"family":"Helms","given":"Rebecca L."},{"family":"O'Hea","given":"Erin L."},{"family":"Corso","given":"Marlaena"}],"issued":{"date-parts":[["2008",5,1]]}}},{"id":861,"uris":["http://zotero.org/users/10429457/items/PCQ5ILZ6"],"itemData":{"id":861,"type":"article-journal","abstract":"We examined the impact of surgical treatments (breast-conserving surgery [BCS], mastectomy alone, mastectomy with reconstruction) and surgical side-effects severity on early stage (0–IIA) breast cancer patients’ body image over time. We interviewed patients at 4–6 weeks (T1), six (T2), 12 (T3), and 24 months (T4) following definitive surgical treatment. We examined longitudinal relationships among body image problems, surgery type, and surgical side-effects severity using the Generalized Estimating Equation approach, controlling for demographic, clinical, and psychosocial factors. We compared regression coefficients of surgery type from two models, one with and one without surgical side-effects severity. Of 549 patients enrolled (mean age 58; 75% White; 65% BCS, 12% mastectomy, 23% mastectomy with reconstruction), 514 (94%) completed all four interviews. In the model without surgical side-effects severity, patients who underwent mastectomy with reconstruction reported poorer body image than patients who underwent BCS at T1–T3 (each P &lt; 0.02), but not at T4. At T2, patients who underwent mastectomy with reconstruction also reported poorer body image than patients who underwent mastectomy alone (P = 0.0106). Adjusting for surgical side-effects severity, body image scores did not differ significantly between patients with BCS and mastectomy with reconstruction at any interview; however, patients who underwent mastectomy alone had better body image at T2 than patients who underwent mastectomy with reconstruction (P = 0.011). The impact of surgery type on body image within the first year of definitive surgical treatment was explained by surgical side-effects severity. After 2 years, body image problems did not differ significantly by surgery type.","container-title":"Breast Cancer Research and Treatment","DOI":"10.1007/s10549-010-1077-7","ISSN":"1573-7217","issue":"1","journalAbbreviation":"Breast Cancer Res Treat","language":"en","page":"167-176","source":"Springer Link","title":"Effects of breast cancer surgery and surgical side effects on body image over time","volume":"126","author":[{"family":"Collins","given":"Karen Kadela"},{"family":"Liu","given":"Ying"},{"family":"Schootman","given":"Mario"},{"family":"Aft","given":"Rebecca"},{"family":"Yan","given":"Yan"},{"family":"Dean","given":"Grace"},{"family":"Eilers","given":"Mark"},{"family":"Jeffe","given":"Donna B."}],"issued":{"date-parts":[["2011",2,1]]}}}],"schema":"https://github.com/citation-style-language/schema/raw/master/csl-citation.json"} </w:instrText>
      </w:r>
      <w:r w:rsidR="00503CAF">
        <w:rPr>
          <w:rFonts w:ascii="Times New Roman" w:hAnsi="Times New Roman" w:cs="Times New Roman"/>
        </w:rPr>
        <w:fldChar w:fldCharType="separate"/>
      </w:r>
      <w:r w:rsidR="00503CAF">
        <w:rPr>
          <w:rFonts w:ascii="Times New Roman" w:hAnsi="Times New Roman" w:cs="Times New Roman"/>
          <w:noProof/>
        </w:rPr>
        <w:t>[10,12]</w:t>
      </w:r>
      <w:r w:rsidR="00503CAF">
        <w:rPr>
          <w:rFonts w:ascii="Times New Roman" w:hAnsi="Times New Roman" w:cs="Times New Roman"/>
        </w:rPr>
        <w:fldChar w:fldCharType="end"/>
      </w:r>
      <w:r w:rsidRPr="00E45301">
        <w:rPr>
          <w:rFonts w:ascii="Times New Roman" w:hAnsi="Times New Roman" w:cs="Times New Roman"/>
        </w:rPr>
        <w:t xml:space="preserve">. </w:t>
      </w:r>
      <w:r w:rsidR="00D063EB">
        <w:rPr>
          <w:rFonts w:ascii="Times New Roman" w:hAnsi="Times New Roman" w:cs="Times New Roman"/>
        </w:rPr>
        <w:t>Generally, p</w:t>
      </w:r>
      <w:r w:rsidRPr="00E45301">
        <w:rPr>
          <w:rFonts w:ascii="Times New Roman" w:hAnsi="Times New Roman" w:cs="Times New Roman"/>
        </w:rPr>
        <w:t xml:space="preserve">atients </w:t>
      </w:r>
      <w:r>
        <w:rPr>
          <w:rFonts w:ascii="Times New Roman" w:hAnsi="Times New Roman" w:cs="Times New Roman"/>
        </w:rPr>
        <w:t>may</w:t>
      </w:r>
      <w:r w:rsidRPr="00E45301">
        <w:rPr>
          <w:rFonts w:ascii="Times New Roman" w:hAnsi="Times New Roman" w:cs="Times New Roman"/>
        </w:rPr>
        <w:t xml:space="preserve"> experience feelings of fear, sadness, anxiety</w:t>
      </w:r>
      <w:r w:rsidR="003438D6">
        <w:rPr>
          <w:rFonts w:ascii="Times New Roman" w:hAnsi="Times New Roman" w:cs="Times New Roman"/>
        </w:rPr>
        <w:t>, and depression</w:t>
      </w:r>
      <w:r w:rsidRPr="00E45301">
        <w:rPr>
          <w:rFonts w:ascii="Times New Roman" w:hAnsi="Times New Roman" w:cs="Times New Roman"/>
        </w:rPr>
        <w:t xml:space="preserve"> </w:t>
      </w:r>
      <w:r w:rsidR="003438D6">
        <w:rPr>
          <w:rFonts w:ascii="Times New Roman" w:hAnsi="Times New Roman" w:cs="Times New Roman"/>
        </w:rPr>
        <w:t>that can</w:t>
      </w:r>
      <w:r w:rsidRPr="00E45301">
        <w:rPr>
          <w:rFonts w:ascii="Times New Roman" w:hAnsi="Times New Roman" w:cs="Times New Roman"/>
        </w:rPr>
        <w:t xml:space="preserve"> be compounded by physical changes and stress associated with treatment</w:t>
      </w:r>
      <w:r w:rsidRPr="003438D6" w:rsidR="003438D6">
        <w:rPr>
          <w:rFonts w:ascii="Times New Roman" w:hAnsi="Times New Roman" w:cs="Times New Roman"/>
        </w:rPr>
        <w:t xml:space="preserve"> </w:t>
      </w:r>
      <w:r w:rsidR="003438D6">
        <w:rPr>
          <w:rFonts w:ascii="Times New Roman" w:hAnsi="Times New Roman" w:cs="Times New Roman"/>
        </w:rPr>
        <w:fldChar w:fldCharType="begin"/>
      </w:r>
      <w:r w:rsidR="003438D6">
        <w:rPr>
          <w:rFonts w:ascii="Times New Roman" w:hAnsi="Times New Roman" w:cs="Times New Roman"/>
        </w:rPr>
        <w:instrText xml:space="preserve"> ADDIN ZOTERO_ITEM CSL_CITATION {"citationID":"KdmwmhWf","properties":{"formattedCitation":"[4,13]","plainCitation":"[4,13]","noteIndex":0},"citationItems":[{"id":838,"uris":["http://zotero.org/users/10429457/items/HNMPS666"],"itemData":{"id":838,"type":"article-journal","abstract":"&lt;em&gt;Gale&lt;/em&gt; Academic OneFile includes Psychological and social aspects of breast cancer by Patricia A. Ganz. Click to explore.","container-title":"Oncology","ISSN":"08909091","issue":"6","language":"English","note":"publisher: Intellisphere, LLC","page":"642-642","source":"go.gale.com","title":"Psychological and social aspects of breast cancer","volume":"22","author":[{"family":"Ganz","given":"Patricia A."}],"issued":{"date-parts":[["2008",5,1]]}}},{"id":863,"uris":["http://zotero.org/users/10429457/items/Y59SDBE9"],"itemData":{"id":863,"type":"article-journal","container-title":"Indian Journal of Psychological Medicine","DOI":"10.4103/0253-7176.101774","ISSN":"0253-7176","issue":"2","note":"publisher: SAGE Publications India","page":"119-123","source":"SAGE Journals","title":"The Effect of Anxiety on Breast Cancer Patients","volume":"34","author":[{"family":"Baqutayan","given":"Shadiya Mohamed Saleh"}],"issued":{"date-parts":[["2012",4,1]]}}}],"schema":"https://github.com/citation-style-language/schema/raw/master/csl-citation.json"} </w:instrText>
      </w:r>
      <w:r w:rsidR="003438D6">
        <w:rPr>
          <w:rFonts w:ascii="Times New Roman" w:hAnsi="Times New Roman" w:cs="Times New Roman"/>
        </w:rPr>
        <w:fldChar w:fldCharType="separate"/>
      </w:r>
      <w:r w:rsidR="003438D6">
        <w:rPr>
          <w:rFonts w:ascii="Times New Roman" w:hAnsi="Times New Roman" w:cs="Times New Roman"/>
          <w:noProof/>
        </w:rPr>
        <w:t>[4,13]</w:t>
      </w:r>
      <w:r w:rsidR="003438D6">
        <w:rPr>
          <w:rFonts w:ascii="Times New Roman" w:hAnsi="Times New Roman" w:cs="Times New Roman"/>
        </w:rPr>
        <w:fldChar w:fldCharType="end"/>
      </w:r>
      <w:r w:rsidRPr="00E45301" w:rsidR="003438D6">
        <w:rPr>
          <w:rFonts w:ascii="Times New Roman" w:hAnsi="Times New Roman" w:cs="Times New Roman"/>
        </w:rPr>
        <w:t>.</w:t>
      </w:r>
    </w:p>
    <w:p w:rsidRPr="00F77BBE" w:rsidR="00E45301" w:rsidP="00EA511A" w:rsidRDefault="0012316F" w14:paraId="7875D4CE" w14:textId="623C9240">
      <w:pPr>
        <w:spacing w:after="60" w:line="240" w:lineRule="auto"/>
        <w:jc w:val="both"/>
        <w:rPr>
          <w:rFonts w:ascii="Times New Roman" w:hAnsi="Times New Roman" w:cs="Times New Roman"/>
        </w:rPr>
      </w:pPr>
      <w:r w:rsidRPr="500407E8" w:rsidR="70C6DECE">
        <w:rPr>
          <w:rFonts w:ascii="Times New Roman" w:hAnsi="Times New Roman" w:cs="Times New Roman"/>
        </w:rPr>
        <w:t>Clearly, new</w:t>
      </w:r>
      <w:r w:rsidRPr="500407E8" w:rsidR="78E4380C">
        <w:rPr>
          <w:rFonts w:ascii="Times New Roman" w:hAnsi="Times New Roman" w:cs="Times New Roman"/>
        </w:rPr>
        <w:t>, less</w:t>
      </w:r>
      <w:ins w:author="David B Dahl" w:date="2023-02-19T03:46:30.892Z" w:id="117115601">
        <w:r w:rsidRPr="500407E8" w:rsidR="04E768C0">
          <w:rPr>
            <w:rFonts w:ascii="Times New Roman" w:hAnsi="Times New Roman" w:cs="Times New Roman"/>
          </w:rPr>
          <w:t>-</w:t>
        </w:r>
      </w:ins>
      <w:del w:author="David B Dahl" w:date="2023-02-19T03:46:30.758Z" w:id="739336454">
        <w:r w:rsidRPr="500407E8" w:rsidDel="78E4380C">
          <w:rPr>
            <w:rFonts w:ascii="Times New Roman" w:hAnsi="Times New Roman" w:cs="Times New Roman"/>
          </w:rPr>
          <w:delText xml:space="preserve"> </w:delText>
        </w:r>
      </w:del>
      <w:r w:rsidRPr="500407E8" w:rsidR="78E4380C">
        <w:rPr>
          <w:rFonts w:ascii="Times New Roman" w:hAnsi="Times New Roman" w:cs="Times New Roman"/>
        </w:rPr>
        <w:t>invasive</w:t>
      </w:r>
      <w:r w:rsidRPr="500407E8" w:rsidR="70C6DECE">
        <w:rPr>
          <w:rFonts w:ascii="Times New Roman" w:hAnsi="Times New Roman" w:cs="Times New Roman"/>
        </w:rPr>
        <w:t xml:space="preserve"> treatments for breast cancer are needed</w:t>
      </w:r>
      <w:r w:rsidRPr="500407E8" w:rsidR="78E4380C">
        <w:rPr>
          <w:rFonts w:ascii="Times New Roman" w:hAnsi="Times New Roman" w:cs="Times New Roman"/>
        </w:rPr>
        <w:t>, and many alternatives are being investigated and developed</w:t>
      </w:r>
      <w:r w:rsidRPr="500407E8" w:rsidR="30B0FCB9">
        <w:rPr>
          <w:rFonts w:ascii="Times New Roman" w:hAnsi="Times New Roman" w:cs="Times New Roman"/>
        </w:rPr>
        <w:t xml:space="preserve"> </w:t>
      </w:r>
      <w:r w:rsidRPr="500407E8">
        <w:rPr>
          <w:rFonts w:ascii="Times New Roman" w:hAnsi="Times New Roman" w:cs="Times New Roman"/>
        </w:rPr>
        <w:fldChar w:fldCharType="begin"/>
      </w:r>
      <w:r w:rsidRPr="500407E8">
        <w:rPr>
          <w:rFonts w:ascii="Times New Roman" w:hAnsi="Times New Roman" w:cs="Times New Roman"/>
        </w:rPr>
        <w:instrText xml:space="preserve"> ADDIN ZOTERO_ITEM CSL_CITATION {"citationID":"f8DADMQY","properties":{"formattedCitation":"[14]","plainCitation":"[14]","noteIndex":0},"citationItems":[{"id":872,"uris":["http://zotero.org/users/10429457/items/DVMZ5L2J"],"itemData":{"id":872,"type":"article-journal","abstract":"Breast cancer will be diagnosed in 12% of women in the United States over the course of their lifetimes and more than 250 000 new cases of breast cancer were diagnosed in the United States in 2017. This review focuses on current approaches and evolving strategies for local and systemic therapy of breast cancer.Breast cancer is categorized into 3 major subtypes based on the presence or absence of molecular markers for estrogen or progesterone receptors and human epidermal growth factor 2 (ERBB2; formerly HER2): hormone receptor positive/ERBB2 negative (70% of patients), ERBB2 positive (15%-20%), and triple-negative (tumors lacking all 3 standard molecular markers; 15%). More than 90% of breast cancers are not metastatic at the time of diagnosis. For people presenting without metastatic disease, therapeutic goals are tumor eradication and preventing recurrence. Triple-negative breast cancer is more likely to recur than the other 2 subtypes, with 85% 5-year breast cancer–specific survival for stage I triple-negative tumors vs 94% to 99% for hormone receptor positive and ERBB2 positive. Systemic therapy for nonmetastatic breast cancer is determined by subtype: patients with hormone receptor–positive tumors receive endocrine therapy, and a minority receive chemotherapy as well; patients with ERBB2-positive tumors receive ERBB2-targeted antibody or small-molecule inhibitor therapy combined with chemotherapy; and patients with triple-negative tumors receive chemotherapy alone. Local therapy for all patients with nonmetastatic breast cancer consists of surgical resection, with consideration of postoperative radiation if lumpectomy is performed. Increasingly, some systemic therapy is delivered before surgery. Tailoring postoperative treatment based on preoperative treatment response is under investigation. Metastatic breast cancer is treated according to subtype, with goals of prolonging life and palliating symptoms. Median overall survival for metastatic triple-negative breast cancer is approximately 1 year vs approximately 5 years for the other 2 subtypes.Breast cancer consists of 3 major tumor subtypes categorized according to estrogen or progesterone receptor expression and ERBB2 gene amplification. The 3 subtypes have distinct risk profiles and treatment strategies. Optimal therapy for each patient depends on tumor subtype, anatomic cancer stage, and patient preferences.","container-title":"JAMA","DOI":"10.1001/jama.2018.19323","ISSN":"0098-7484","issue":"3","journalAbbreviation":"JAMA","page":"288-300","source":"Silverchair","title":"Breast Cancer Treatment: A Review","title-short":"Breast Cancer Treatment","volume":"321","author":[{"family":"Waks","given":"Adrienne G."},{"family":"Winer","given":"Eric P."}],"issued":{"date-parts":[["2019",1,22]]}}}],"schema":"https://github.com/citation-style-language/schema/raw/master/csl-citation.json"} </w:instrText>
      </w:r>
      <w:r w:rsidRPr="500407E8">
        <w:rPr>
          <w:rFonts w:ascii="Times New Roman" w:hAnsi="Times New Roman" w:cs="Times New Roman"/>
        </w:rPr>
        <w:fldChar w:fldCharType="separate"/>
      </w:r>
      <w:r w:rsidRPr="500407E8" w:rsidR="30B0FCB9">
        <w:rPr>
          <w:rFonts w:ascii="Times New Roman" w:hAnsi="Times New Roman" w:cs="Times New Roman"/>
          <w:noProof/>
        </w:rPr>
        <w:t>[14]</w:t>
      </w:r>
      <w:r w:rsidRPr="500407E8">
        <w:rPr>
          <w:rFonts w:ascii="Times New Roman" w:hAnsi="Times New Roman" w:cs="Times New Roman"/>
        </w:rPr>
        <w:fldChar w:fldCharType="end"/>
      </w:r>
      <w:r w:rsidRPr="500407E8" w:rsidR="181CC07A">
        <w:rPr>
          <w:rFonts w:ascii="Times New Roman" w:hAnsi="Times New Roman" w:cs="Times New Roman"/>
        </w:rPr>
        <w:t>.</w:t>
      </w:r>
      <w:r w:rsidRPr="500407E8" w:rsidR="69ED93E7">
        <w:rPr>
          <w:rFonts w:ascii="Times New Roman" w:hAnsi="Times New Roman" w:cs="Times New Roman"/>
        </w:rPr>
        <w:t xml:space="preserve"> </w:t>
      </w:r>
      <w:r w:rsidRPr="500407E8" w:rsidR="181CC07A">
        <w:rPr>
          <w:rFonts w:ascii="Times New Roman" w:hAnsi="Times New Roman" w:cs="Times New Roman"/>
        </w:rPr>
        <w:t>Magnetic resonance-guided focused ultrasound (</w:t>
      </w:r>
      <w:proofErr w:type="spellStart"/>
      <w:r w:rsidRPr="500407E8" w:rsidR="181CC07A">
        <w:rPr>
          <w:rFonts w:ascii="Times New Roman" w:hAnsi="Times New Roman" w:cs="Times New Roman"/>
        </w:rPr>
        <w:t>MRgFUS</w:t>
      </w:r>
      <w:proofErr w:type="spellEnd"/>
      <w:r w:rsidRPr="500407E8" w:rsidR="181CC07A">
        <w:rPr>
          <w:rFonts w:ascii="Times New Roman" w:hAnsi="Times New Roman" w:cs="Times New Roman"/>
        </w:rPr>
        <w:t xml:space="preserve">) </w:t>
      </w:r>
      <w:r w:rsidRPr="500407E8" w:rsidR="78E4380C">
        <w:rPr>
          <w:rFonts w:ascii="Times New Roman" w:hAnsi="Times New Roman" w:cs="Times New Roman"/>
        </w:rPr>
        <w:t>is one of these alternative therapies</w:t>
      </w:r>
      <w:r w:rsidRPr="500407E8" w:rsidR="181CC07A">
        <w:rPr>
          <w:rFonts w:ascii="Times New Roman" w:hAnsi="Times New Roman" w:cs="Times New Roman"/>
        </w:rPr>
        <w:t>, with goals including both efficacious treatment and a reduction in the physical, mental, and emotional side effects associated with current standard treatments</w:t>
      </w:r>
      <w:r w:rsidRPr="500407E8" w:rsidR="632EAE77">
        <w:rPr>
          <w:rFonts w:ascii="Times New Roman" w:hAnsi="Times New Roman" w:cs="Times New Roman"/>
        </w:rPr>
        <w:t xml:space="preserve"> </w:t>
      </w:r>
      <w:r w:rsidRPr="500407E8">
        <w:rPr>
          <w:rFonts w:ascii="Times New Roman" w:hAnsi="Times New Roman" w:cs="Times New Roman"/>
        </w:rPr>
        <w:fldChar w:fldCharType="begin"/>
      </w:r>
      <w:r w:rsidRPr="500407E8">
        <w:rPr>
          <w:rFonts w:ascii="Times New Roman" w:hAnsi="Times New Roman" w:cs="Times New Roman"/>
        </w:rPr>
        <w:instrText xml:space="preserve"> ADDIN ZOTERO_ITEM CSL_CITATION {"citationID":"MtuWzUsh","properties":{"unsorted":true,"formattedCitation":"[15\\uc0\\u8211{}18]","plainCitation":"[15–18]","noteIndex":0},"citationItems":[{"id":870,"uris":["http://zotero.org/users/10429457/items/WQDDP852"],"itemData":{"id":870,"type":"article-journal","abstract":"The noninvasive ablation of tumors with high-intensity focused ultrasound (HIFU) energy has received increasingly widespread interest. The temperature within the focal volume of an ultrasound beam is rapidly raised to cytotoxic levels. HIFU can selectively ablate a targeted tumor at depth without any damage to surrounding or overlying tissues. Animal studies have shown that HIFU ablation is safe and effective for the treatment of implanted breast malignancies. The results from early clinical trials (Phase I and II) are encouraging, suggesting that HIFU is a promising treatment for small breast cancer. Once oncologic efficacy data from large-scale randomized clinical trials are available, HIFU ablation may become an attractive treatment option for patients with small breast cancer, especially the elderly.","container-title":"Expert Review of Anticancer Therapy","DOI":"10.1586/14737140.7.6.823","ISSN":"1473-7140","issue":"6","note":"publisher: Taylor &amp; Francis\n_eprint: https://doi.org/10.1586/14737140.7.6.823","page":"823-831","source":"Taylor and Francis+NEJM","title":"High-intensity focused ultrasound ablation of breast cancer","volume":"7","author":[{"family":"Wu","given":"Feng"},{"family":"Haar","given":"Gail","non-dropping-particle":"ter"},{"family":"Chen","given":"Wei R"}],"issued":{"date-parts":[["2007",6,1]]}}},{"id":248,"uris":["http://zotero.org/users/10429457/items/C5DC95KJ"],"itemData":{"id":248,"type":"article-journal","abstract":"High intensity focused ultrasound (HIFU) or focused ultrasound (FUS) is a promising modality to treat tumors in a complete, non invasive fashion where online image guidance and therapy control can be achieved by magnetic resonance imaging (MRI) or diagnostic ultrasound (US). In the last 10 years, the feasibility and the safety of HIFU have been tested in a growing number of clinical studies on several benign and malignant tumors of the prostate, breast, uterine, liver, kidney, pancreas, bone, and brain. For certain indications this new treatment principle is on its verge to become a serious alternative or adjunct to the standard treatment options of surgery, radiotherapy, gene therapy and chemotherapy in oncology. In addition to the now clinically available thermal ablation, in the future, focused ultrasound at much lower intensities may have the potential to become a major instrument to mediate drug and gene delivery for localized cancer treatment. We introduce the technology of MRI guided and ultrasound guided HIFU and present a critical overview of the clinical applications and results along with a discussion of future HIFU developments.","container-title":"Cancer Treatment Reviews","DOI":"10.1016/j.ctrv.2011.08.004","ISSN":"0305-7372","issue":"5","journalAbbreviation":"Cancer Treatment Reviews","language":"en","page":"346-353","source":"ScienceDirect","title":"Clinical and future applications of high intensity focused ultrasound in cancer","volume":"38","author":[{"family":"Al-Bataineh","given":"Osama"},{"family":"Jenne","given":"Jürgen"},{"family":"Huber","given":"Peter"}],"issued":{"date-parts":[["2012",8,1]]}}},{"id":867,"uris":["http://zotero.org/users/10429457/items/SB63VIXJ"],"itemData":{"id":867,"type":"article-journal","abstract":"A systematic review was undertaken to assess the clinical efficacy of non-invasive high-intensity focused ultrasound (HIFU) ablation in the treatment of breast cancer.MEDLINE/PubMed library databases were used to identify all studies published up to December 2013 that evaluated the role of HIFU ablation in the treatment of breast cancer. Studies were eligible if they were performed on patients with breast cancer and objectively recorded at least one clinical outcome measure of response (imaging, histopathological or cosmetic) to HIFU treatment.Nine studies fulfilled the inclusion criteria. The absence of tumour or residual tumour after treatment was reported for 95·8 per cent of patients (160 of 167). No residual tumour was found in 46·2 per cent (55 of 119; range 17–100 per cent), less than 10 per cent residual tumour in 29·4 per cent (35 of 119; range 0–53 per cent), and between 10 and 90 per cent residual tumour in 22·7 per cent (27 of 119; range 0–60 per cent). The most common complication associated with HIFU ablation was pain (40·1 per cent) and less frequently oedema (16·8 per cent), skin burn (4·2 per cent) and pectoralis major injury (3·6 per cent). MRI showed an absence of contrast enhancement after treatment in 82 per cent of patients (31 of 38; range 50–100 per cent), indicative of coagulative necrosis. Correlation of contrast enhancement on pretreatment and post-treatment MRI successfully predicted the presence of residual disease.HIFU treatment can induce coagulative necrosis in breast cancers. Complete ablation has not been reported consistently on histopathology and no imaging modality has been able confidently to predict the percentage of complete ablation. Consistent tumour and margin necrosis with reliable follow-up imaging are required before HIFU ablation can be evaluated within large, prospective clinical trials.","container-title":"British Journal of Surgery","DOI":"10.1002/bjs.9793","ISSN":"0007-1323","issue":"8","journalAbbreviation":"British Journal of Surgery","page":"873-882","source":"Silverchair","title":"Systematic review of high-intensity focused ultrasound ablation in the treatment of breast cancer","volume":"102","author":[{"family":"Peek","given":"M C L"},{"family":"Ahmed","given":"M"},{"family":"Napoli","given":"A"},{"family":"Haken","given":"B","non-dropping-particle":"ten"},{"family":"McWilliams","given":"S"},{"family":"Usiskin","given":"S I"},{"family":"Pinder","given":"S E"},{"family":"Hemelrijck","given":"M","non-dropping-particle":"van"},{"family":"Douek","given":"M"}],"issued":{"date-parts":[["2015",7,1]]}}},{"id":865,"uris":["http://zotero.org/users/10429457/items/4YM88SK2"],"itemData":{"id":865,"type":"article-journal","abstract":"High intensity focused ultrasound (HIFU), is a promising, non-invasive modality for treatment of tumours in conjunction with magnetic resonance imaging or diagnostic ultrasound guidance. HIFU is being used increasingly for treatment of prostate cancer and uterine fibroids. Over the last 10 years a growing number of clinical trials have examined HIFU treatment of both benign and malignant tumours of the liver, breast, pancreas, bone, connective tissue, thyroid, parathyroid, kidney and brain. For some of these emerging indications, HIFU is poised to become a serious alternative or adjunct to current standard treatments – including surgery, radiation, gene therapy, immunotherapy, and chemotherapy. Current commercially available HIFU devices are marketed for their thermal ablation applications. In the future, lower energy treatments may play a significant role in mediating targeted drug and gene delivery for cancer treatment. In this article we introduce currently available HIFU systems, provide an overview of clinical trials in emerging oncological targets, and briefly discuss selected pre-clinical research that is relevant to future oncological HIFU applications.","container-title":"International Journal of Hyperthermia","DOI":"10.3109/02656736.2014.969789","ISSN":"0265-6736","issue":"3","note":"publisher: Taylor &amp; Francis\n_eprint: https://doi.org/10.3109/02656736.2014.969789\nPMID: 25367011","page":"302-309","source":"Taylor and Francis+NEJM","title":"Emerging HIFU applications in cancer therapy","volume":"31","author":[{"family":"Maloney","given":"Ezekiel"},{"family":"Hwang","given":"Joo Ha"}],"issued":{"date-parts":[["2015",4,3]]}},"label":"page"}],"schema":"https://github.com/citation-style-language/schema/raw/master/csl-citation.json"} </w:instrText>
      </w:r>
      <w:r w:rsidRPr="500407E8">
        <w:rPr>
          <w:rFonts w:ascii="Times New Roman" w:hAnsi="Times New Roman" w:cs="Times New Roman"/>
        </w:rPr>
        <w:fldChar w:fldCharType="separate"/>
      </w:r>
      <w:r w:rsidRPr="500407E8" w:rsidR="11969DFB">
        <w:rPr>
          <w:rFonts w:ascii="Times New Roman" w:hAnsi="Times New Roman" w:cs="Times New Roman"/>
        </w:rPr>
        <w:t>[15–18]</w:t>
      </w:r>
      <w:r w:rsidRPr="500407E8">
        <w:rPr>
          <w:rFonts w:ascii="Times New Roman" w:hAnsi="Times New Roman" w:cs="Times New Roman"/>
        </w:rPr>
        <w:fldChar w:fldCharType="end"/>
      </w:r>
      <w:r w:rsidRPr="500407E8" w:rsidR="181CC07A">
        <w:rPr>
          <w:rFonts w:ascii="Times New Roman" w:hAnsi="Times New Roman" w:cs="Times New Roman"/>
        </w:rPr>
        <w:t xml:space="preserve">.  </w:t>
      </w:r>
    </w:p>
    <w:p w:rsidR="008A651A" w:rsidP="00EA511A" w:rsidRDefault="007B38DF" w14:paraId="77B03D42" w14:textId="3DC7EC6E">
      <w:pPr>
        <w:pStyle w:val="ListParagraph"/>
        <w:numPr>
          <w:ilvl w:val="0"/>
          <w:numId w:val="23"/>
        </w:numPr>
        <w:spacing w:after="0" w:line="240" w:lineRule="auto"/>
        <w:ind w:left="720"/>
        <w:jc w:val="both"/>
        <w:rPr>
          <w:rFonts w:ascii="Times New Roman" w:hAnsi="Times New Roman" w:cs="Times New Roman"/>
          <w:b w:val="1"/>
          <w:bCs w:val="1"/>
        </w:rPr>
      </w:pPr>
      <w:commentRangeStart w:id="1716083468"/>
      <w:r w:rsidRPr="007B38DF">
        <w:rPr>
          <w:rFonts w:ascii="Times New Roman" w:hAnsi="Times New Roman" w:cs="Times New Roman"/>
          <w:noProof/>
        </w:rPr>
        <w:drawing>
          <wp:anchor distT="0" distB="0" distL="114300" distR="114300" simplePos="0" relativeHeight="251658240" behindDoc="1" locked="0" layoutInCell="1" allowOverlap="1" wp14:anchorId="05283218" wp14:editId="691F9D8A">
            <wp:simplePos x="0" y="0"/>
            <wp:positionH relativeFrom="column">
              <wp:posOffset>3928326</wp:posOffset>
            </wp:positionH>
            <wp:positionV relativeFrom="paragraph">
              <wp:posOffset>141312</wp:posOffset>
            </wp:positionV>
            <wp:extent cx="2007962" cy="2057400"/>
            <wp:effectExtent l="0" t="0" r="0" b="0"/>
            <wp:wrapTight wrapText="bothSides">
              <wp:wrapPolygon edited="0">
                <wp:start x="0" y="0"/>
                <wp:lineTo x="0" y="21467"/>
                <wp:lineTo x="21450" y="21467"/>
                <wp:lineTo x="21450" y="0"/>
                <wp:lineTo x="0" y="0"/>
              </wp:wrapPolygon>
            </wp:wrapTight>
            <wp:docPr id="2" name="Picture 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rotWithShape="1">
                    <a:blip r:embed="rId12"/>
                    <a:srcRect l="5071" r="4985"/>
                    <a:stretch/>
                  </pic:blipFill>
                  <pic:spPr bwMode="auto">
                    <a:xfrm>
                      <a:off x="0" y="0"/>
                      <a:ext cx="2007962"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A651A" w:rsidR="45E68ED7">
        <w:rPr>
          <w:rFonts w:ascii="Times New Roman" w:hAnsi="Times New Roman" w:cs="Times New Roman"/>
          <w:b w:val="1"/>
          <w:bCs w:val="1"/>
        </w:rPr>
        <w:t>Introduction</w:t>
      </w:r>
      <w:r w:rsidR="03B553E1">
        <w:rPr>
          <w:rFonts w:ascii="Times New Roman" w:hAnsi="Times New Roman" w:cs="Times New Roman"/>
          <w:b w:val="1"/>
          <w:bCs w:val="1"/>
        </w:rPr>
        <w:t xml:space="preserve"> to </w:t>
      </w:r>
      <w:proofErr w:type="spellStart"/>
      <w:r w:rsidR="03B553E1">
        <w:rPr>
          <w:rFonts w:ascii="Times New Roman" w:hAnsi="Times New Roman" w:cs="Times New Roman"/>
          <w:b w:val="1"/>
          <w:bCs w:val="1"/>
        </w:rPr>
        <w:t>MRgFUS</w:t>
      </w:r>
      <w:proofErr w:type="spellEnd"/>
      <w:commentRangeEnd w:id="1716083468"/>
      <w:r>
        <w:rPr>
          <w:rStyle w:val="CommentReference"/>
        </w:rPr>
        <w:commentReference w:id="1716083468"/>
      </w:r>
    </w:p>
    <w:p w:rsidR="003F34D5" w:rsidP="00EA511A" w:rsidRDefault="007B38DF" w14:paraId="38BF0A05" w14:textId="702A0186">
      <w:pPr>
        <w:spacing w:after="60"/>
        <w:jc w:val="both"/>
        <w:rPr>
          <w:rFonts w:ascii="Times New Roman" w:hAnsi="Times New Roman" w:cs="Times New Roman"/>
        </w:rPr>
      </w:pPr>
      <w:r>
        <w:rPr>
          <w:noProof/>
        </w:rPr>
        <mc:AlternateContent>
          <mc:Choice Requires="wps">
            <w:drawing>
              <wp:anchor distT="0" distB="0" distL="114300" distR="114300" simplePos="0" relativeHeight="251660288" behindDoc="1" locked="0" layoutInCell="1" allowOverlap="1" wp14:anchorId="3041DF5B" wp14:editId="566824F7">
                <wp:simplePos x="0" y="0"/>
                <wp:positionH relativeFrom="column">
                  <wp:posOffset>3928745</wp:posOffset>
                </wp:positionH>
                <wp:positionV relativeFrom="paragraph">
                  <wp:posOffset>2089785</wp:posOffset>
                </wp:positionV>
                <wp:extent cx="2079625" cy="481965"/>
                <wp:effectExtent l="0" t="0" r="3175" b="635"/>
                <wp:wrapTight wrapText="bothSides">
                  <wp:wrapPolygon edited="0">
                    <wp:start x="0" y="0"/>
                    <wp:lineTo x="0" y="21059"/>
                    <wp:lineTo x="21501" y="21059"/>
                    <wp:lineTo x="2150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079625" cy="481965"/>
                        </a:xfrm>
                        <a:prstGeom prst="rect">
                          <a:avLst/>
                        </a:prstGeom>
                        <a:solidFill>
                          <a:prstClr val="white"/>
                        </a:solidFill>
                        <a:ln>
                          <a:noFill/>
                        </a:ln>
                      </wps:spPr>
                      <wps:txbx>
                        <w:txbxContent>
                          <w:p w:rsidRPr="007B38DF" w:rsidR="007B38DF" w:rsidP="007B38DF" w:rsidRDefault="007B38DF" w14:paraId="6575708F" w14:textId="797F72A3">
                            <w:pPr>
                              <w:pStyle w:val="Caption"/>
                              <w:rPr>
                                <w:rFonts w:cstheme="minorHAnsi"/>
                                <w:b w:val="0"/>
                                <w:bCs w:val="0"/>
                                <w:color w:val="808080" w:themeColor="background1" w:themeShade="80"/>
                                <w:sz w:val="22"/>
                                <w:szCs w:val="22"/>
                              </w:rPr>
                            </w:pPr>
                            <w:r w:rsidRPr="007B38DF">
                              <w:rPr>
                                <w:rFonts w:cstheme="minorHAnsi"/>
                                <w:b w:val="0"/>
                                <w:bCs w:val="0"/>
                                <w:color w:val="808080" w:themeColor="background1" w:themeShade="80"/>
                              </w:rPr>
                              <w:t xml:space="preserve">Figure </w:t>
                            </w:r>
                            <w:r w:rsidRPr="007B38DF">
                              <w:rPr>
                                <w:rFonts w:cstheme="minorHAnsi"/>
                                <w:b w:val="0"/>
                                <w:bCs w:val="0"/>
                                <w:color w:val="808080" w:themeColor="background1" w:themeShade="80"/>
                              </w:rPr>
                              <w:fldChar w:fldCharType="begin"/>
                            </w:r>
                            <w:r w:rsidRPr="007B38DF">
                              <w:rPr>
                                <w:rFonts w:cstheme="minorHAnsi"/>
                                <w:b w:val="0"/>
                                <w:bCs w:val="0"/>
                                <w:color w:val="808080" w:themeColor="background1" w:themeShade="80"/>
                              </w:rPr>
                              <w:instrText xml:space="preserve"> SEQ Figure \* ARABIC </w:instrText>
                            </w:r>
                            <w:r w:rsidRPr="007B38DF">
                              <w:rPr>
                                <w:rFonts w:cstheme="minorHAnsi"/>
                                <w:b w:val="0"/>
                                <w:bCs w:val="0"/>
                                <w:color w:val="808080" w:themeColor="background1" w:themeShade="80"/>
                              </w:rPr>
                              <w:fldChar w:fldCharType="separate"/>
                            </w:r>
                            <w:r w:rsidRPr="007B38DF">
                              <w:rPr>
                                <w:rFonts w:cstheme="minorHAnsi"/>
                                <w:b w:val="0"/>
                                <w:bCs w:val="0"/>
                                <w:noProof/>
                                <w:color w:val="808080" w:themeColor="background1" w:themeShade="80"/>
                              </w:rPr>
                              <w:t>1</w:t>
                            </w:r>
                            <w:r w:rsidRPr="007B38DF">
                              <w:rPr>
                                <w:rFonts w:cstheme="minorHAnsi"/>
                                <w:b w:val="0"/>
                                <w:bCs w:val="0"/>
                                <w:color w:val="808080" w:themeColor="background1" w:themeShade="80"/>
                              </w:rPr>
                              <w:fldChar w:fldCharType="end"/>
                            </w:r>
                            <w:r w:rsidRPr="007B38DF">
                              <w:rPr>
                                <w:rFonts w:cstheme="minorHAnsi"/>
                                <w:b w:val="0"/>
                                <w:bCs w:val="0"/>
                                <w:color w:val="808080" w:themeColor="background1" w:themeShade="80"/>
                              </w:rPr>
                              <w:t>: Schematic of MRgFUS treatment</w:t>
                            </w:r>
                            <w:r w:rsidR="000D082F">
                              <w:rPr>
                                <w:rFonts w:cstheme="minorHAnsi"/>
                                <w:b w:val="0"/>
                                <w:bCs w:val="0"/>
                                <w:color w:val="808080" w:themeColor="background1" w:themeShade="80"/>
                              </w:rPr>
                              <w:t>. MRgFUS can noninvasively heat and destroy diseased tissues with high precision.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99EBD39">
              <v:shapetype id="_x0000_t202" coordsize="21600,21600" o:spt="202" path="m,l,21600r21600,l21600,xe" w14:anchorId="3041DF5B">
                <v:stroke joinstyle="miter"/>
                <v:path gradientshapeok="t" o:connecttype="rect"/>
              </v:shapetype>
              <v:shape id="Text Box 1" style="position:absolute;left:0;text-align:left;margin-left:309.35pt;margin-top:164.55pt;width:163.75pt;height:37.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">
                <v:textbox inset="0,0,0,0">
                  <w:txbxContent>
                    <w:p w:rsidRPr="007B38DF" w:rsidR="007B38DF" w:rsidP="007B38DF" w:rsidRDefault="007B38DF" w14:paraId="29E442A2" w14:textId="797F72A3">
                      <w:pPr>
                        <w:pStyle w:val="Caption"/>
                        <w:rPr>
                          <w:rFonts w:cstheme="minorHAnsi"/>
                          <w:b w:val="0"/>
                          <w:bCs w:val="0"/>
                          <w:color w:val="808080" w:themeColor="background1" w:themeShade="80"/>
                          <w:sz w:val="22"/>
                          <w:szCs w:val="22"/>
                        </w:rPr>
                      </w:pPr>
                      <w:r w:rsidRPr="007B38DF">
                        <w:rPr>
                          <w:rFonts w:cstheme="minorHAnsi"/>
                          <w:b w:val="0"/>
                          <w:bCs w:val="0"/>
                          <w:color w:val="808080" w:themeColor="background1" w:themeShade="80"/>
                        </w:rPr>
                        <w:t xml:space="preserve">Figure </w:t>
                      </w:r>
                      <w:r w:rsidRPr="007B38DF">
                        <w:rPr>
                          <w:rFonts w:cstheme="minorHAnsi"/>
                          <w:b w:val="0"/>
                          <w:bCs w:val="0"/>
                          <w:color w:val="808080" w:themeColor="background1" w:themeShade="80"/>
                        </w:rPr>
                        <w:fldChar w:fldCharType="begin"/>
                      </w:r>
                      <w:r w:rsidRPr="007B38DF">
                        <w:rPr>
                          <w:rFonts w:cstheme="minorHAnsi"/>
                          <w:b w:val="0"/>
                          <w:bCs w:val="0"/>
                          <w:color w:val="808080" w:themeColor="background1" w:themeShade="80"/>
                        </w:rPr>
                        <w:instrText xml:space="preserve"> SEQ Figure \* ARABIC </w:instrText>
                      </w:r>
                      <w:r w:rsidRPr="007B38DF">
                        <w:rPr>
                          <w:rFonts w:cstheme="minorHAnsi"/>
                          <w:b w:val="0"/>
                          <w:bCs w:val="0"/>
                          <w:color w:val="808080" w:themeColor="background1" w:themeShade="80"/>
                        </w:rPr>
                        <w:fldChar w:fldCharType="separate"/>
                      </w:r>
                      <w:r w:rsidRPr="007B38DF">
                        <w:rPr>
                          <w:rFonts w:cstheme="minorHAnsi"/>
                          <w:b w:val="0"/>
                          <w:bCs w:val="0"/>
                          <w:noProof/>
                          <w:color w:val="808080" w:themeColor="background1" w:themeShade="80"/>
                        </w:rPr>
                        <w:t>1</w:t>
                      </w:r>
                      <w:r w:rsidRPr="007B38DF">
                        <w:rPr>
                          <w:rFonts w:cstheme="minorHAnsi"/>
                          <w:b w:val="0"/>
                          <w:bCs w:val="0"/>
                          <w:color w:val="808080" w:themeColor="background1" w:themeShade="80"/>
                        </w:rPr>
                        <w:fldChar w:fldCharType="end"/>
                      </w:r>
                      <w:r w:rsidRPr="007B38DF">
                        <w:rPr>
                          <w:rFonts w:cstheme="minorHAnsi"/>
                          <w:b w:val="0"/>
                          <w:bCs w:val="0"/>
                          <w:color w:val="808080" w:themeColor="background1" w:themeShade="80"/>
                        </w:rPr>
                        <w:t>: Schematic of MRgFUS treatment</w:t>
                      </w:r>
                      <w:r w:rsidR="000D082F">
                        <w:rPr>
                          <w:rFonts w:cstheme="minorHAnsi"/>
                          <w:b w:val="0"/>
                          <w:bCs w:val="0"/>
                          <w:color w:val="808080" w:themeColor="background1" w:themeShade="80"/>
                        </w:rPr>
                        <w:t>. MRgFUS can noninvasively heat and destroy diseased tissues with high precision.</w:t>
                      </w:r>
                    </w:p>
                  </w:txbxContent>
                </v:textbox>
                <w10:wrap type="tight"/>
              </v:shape>
            </w:pict>
          </mc:Fallback>
        </mc:AlternateContent>
      </w:r>
      <w:proofErr w:type="spellStart"/>
      <w:r w:rsidRPr="00B46830" w:rsidR="3E45A375">
        <w:rPr>
          <w:rFonts w:ascii="Times New Roman" w:hAnsi="Times New Roman" w:cs="Times New Roman"/>
        </w:rPr>
        <w:t>MRgFUS</w:t>
      </w:r>
      <w:proofErr w:type="spellEnd"/>
      <w:r w:rsidRPr="00B46830" w:rsidR="3E45A375">
        <w:rPr>
          <w:rFonts w:ascii="Times New Roman" w:hAnsi="Times New Roman" w:cs="Times New Roman"/>
        </w:rPr>
        <w:t xml:space="preserve"> is a “knifeless” technology that </w:t>
      </w:r>
      <w:r w:rsidR="03B553E1">
        <w:rPr>
          <w:rFonts w:ascii="Times New Roman" w:hAnsi="Times New Roman" w:cs="Times New Roman"/>
        </w:rPr>
        <w:t>heats</w:t>
      </w:r>
      <w:r w:rsidRPr="00B46830" w:rsidR="3E45A375">
        <w:rPr>
          <w:rFonts w:ascii="Times New Roman" w:hAnsi="Times New Roman" w:cs="Times New Roman"/>
        </w:rPr>
        <w:t xml:space="preserve"> and destroy</w:t>
      </w:r>
      <w:r w:rsidR="03B553E1">
        <w:rPr>
          <w:rFonts w:ascii="Times New Roman" w:hAnsi="Times New Roman" w:cs="Times New Roman"/>
        </w:rPr>
        <w:t>s</w:t>
      </w:r>
      <w:r w:rsidRPr="00B46830" w:rsidR="3E45A375">
        <w:rPr>
          <w:rFonts w:ascii="Times New Roman" w:hAnsi="Times New Roman" w:cs="Times New Roman"/>
        </w:rPr>
        <w:t xml:space="preserve"> diseased tissues deep within the body precisely and noninvasively</w:t>
      </w:r>
      <w:r w:rsidR="30B0FCB9">
        <w:rPr>
          <w:rFonts w:ascii="Times New Roman" w:hAnsi="Times New Roman" w:cs="Times New Roman"/>
        </w:rPr>
        <w:t xml:space="preserve"> </w:t>
      </w:r>
      <w:r w:rsidR="00F0689E">
        <w:rPr>
          <w:rFonts w:ascii="Times New Roman" w:hAnsi="Times New Roman" w:cs="Times New Roman"/>
        </w:rPr>
        <w:fldChar w:fldCharType="begin"/>
      </w:r>
      <w:r w:rsidR="00D90EA5">
        <w:rPr>
          <w:rFonts w:ascii="Times New Roman" w:hAnsi="Times New Roman" w:cs="Times New Roman"/>
        </w:rPr>
        <w:instrText xml:space="preserve"> ADDIN ZOTERO_ITEM CSL_CITATION {"citationID":"DtZtJ5hf","properties":{"formattedCitation":"[19]","plainCitation":"[19]","noteIndex":0},"citationItems":[{"id":245,"uris":["http://zotero.org/users/10429457/items/3HPHQMJI"],"itemData":{"id":245,"type":"article-journal","abstract":"Diagnostic ultrasound has been clinically used for decades. More recently, high intensity focused ultrasound (HIFU) has been developed for therapeutic use as a non-invasive technique for tissue ablation. HIFU is also being investigated for advanced applications at the cellular level. Under guidance by magnetic resonance or ultrasound imaging, HIFU can achieve precise biological effects in tissue with a high safety profile. In this article, we discuss the basic principles, advantages and limitations of HIFU. We will also address the food and drug administration (FDA) approved clinical applications in the United States and highlight active HIFU research with promising clinical outcomes.","container-title":"Diagnostic and Interventional Imaging","DOI":"10.1016/j.diii.2018.03.001","ISSN":"2211-5684","issue":"6","journalAbbreviation":"Diagnostic and Interventional Imaging","language":"en","page":"349-359","source":"ScienceDirect","title":"High intensity focused ultrasound: The fundamentals, clinical applications and research trends","title-short":"High intensity focused ultrasound","volume":"99","author":[{"family":"Elhelf","given":"I. A. Shehata"},{"family":"Albahar","given":"H."},{"family":"Shah","given":"U."},{"family":"Oto","given":"A."},{"family":"Cressman","given":"E."},{"family":"Almekkawy","given":"M."}],"issued":{"date-parts":[["2018",6,1]]}}}],"schema":"https://github.com/citation-style-language/schema/raw/master/csl-citation.json"} </w:instrText>
      </w:r>
      <w:r w:rsidR="00F0689E">
        <w:rPr>
          <w:rFonts w:ascii="Times New Roman" w:hAnsi="Times New Roman" w:cs="Times New Roman"/>
        </w:rPr>
        <w:fldChar w:fldCharType="separate"/>
      </w:r>
      <w:r w:rsidR="11969DFB">
        <w:rPr>
          <w:rFonts w:ascii="Times New Roman" w:hAnsi="Times New Roman" w:cs="Times New Roman"/>
          <w:noProof/>
        </w:rPr>
        <w:t>[19]</w:t>
      </w:r>
      <w:r w:rsidR="00F0689E">
        <w:rPr>
          <w:rFonts w:ascii="Times New Roman" w:hAnsi="Times New Roman" w:cs="Times New Roman"/>
        </w:rPr>
        <w:fldChar w:fldCharType="end"/>
      </w:r>
      <w:r w:rsidRPr="00B46830" w:rsidR="3E45A375">
        <w:rPr>
          <w:rFonts w:ascii="Times New Roman" w:hAnsi="Times New Roman" w:cs="Times New Roman"/>
        </w:rPr>
        <w:t>.</w:t>
      </w:r>
      <w:r w:rsidR="03B553E1">
        <w:rPr>
          <w:rFonts w:ascii="Times New Roman" w:hAnsi="Times New Roman" w:cs="Times New Roman"/>
        </w:rPr>
        <w:t xml:space="preserve">  During </w:t>
      </w:r>
      <w:proofErr w:type="spellStart"/>
      <w:r w:rsidR="03B553E1">
        <w:rPr>
          <w:rFonts w:ascii="Times New Roman" w:hAnsi="Times New Roman" w:cs="Times New Roman"/>
        </w:rPr>
        <w:t>MRgFUS</w:t>
      </w:r>
      <w:proofErr w:type="spellEnd"/>
      <w:r w:rsidR="03B553E1">
        <w:rPr>
          <w:rFonts w:ascii="Times New Roman" w:hAnsi="Times New Roman" w:cs="Times New Roman"/>
        </w:rPr>
        <w:t>, h</w:t>
      </w:r>
      <w:r w:rsidRPr="00B534B4" w:rsidR="03B553E1">
        <w:rPr>
          <w:rFonts w:ascii="Times New Roman" w:hAnsi="Times New Roman" w:cs="Times New Roman"/>
        </w:rPr>
        <w:t>igh frequency sound waves propagate from an external transducer, pass through</w:t>
      </w:r>
      <w:r w:rsidR="3DB5D819">
        <w:rPr>
          <w:rFonts w:ascii="Times New Roman" w:hAnsi="Times New Roman" w:cs="Times New Roman"/>
        </w:rPr>
        <w:t xml:space="preserve"> a coupling water bath and</w:t>
      </w:r>
      <w:r w:rsidRPr="00B534B4" w:rsidR="03B553E1">
        <w:rPr>
          <w:rFonts w:ascii="Times New Roman" w:hAnsi="Times New Roman" w:cs="Times New Roman"/>
        </w:rPr>
        <w:t xml:space="preserve"> intervening healthy tissue</w:t>
      </w:r>
      <w:r w:rsidR="3DB5D819">
        <w:rPr>
          <w:rFonts w:ascii="Times New Roman" w:hAnsi="Times New Roman" w:cs="Times New Roman"/>
        </w:rPr>
        <w:t>s</w:t>
      </w:r>
      <w:r w:rsidRPr="00B534B4" w:rsidR="03B553E1">
        <w:rPr>
          <w:rFonts w:ascii="Times New Roman" w:hAnsi="Times New Roman" w:cs="Times New Roman"/>
        </w:rPr>
        <w:t xml:space="preserve"> without harm, and focus inside </w:t>
      </w:r>
      <w:r w:rsidR="1E2A6188">
        <w:rPr>
          <w:rFonts w:ascii="Times New Roman" w:hAnsi="Times New Roman" w:cs="Times New Roman"/>
        </w:rPr>
        <w:t>a</w:t>
      </w:r>
      <w:r w:rsidRPr="00B534B4" w:rsidR="03B553E1">
        <w:rPr>
          <w:rFonts w:ascii="Times New Roman" w:hAnsi="Times New Roman" w:cs="Times New Roman"/>
        </w:rPr>
        <w:t xml:space="preserve"> tumor</w:t>
      </w:r>
      <w:r w:rsidR="1E2A6188">
        <w:rPr>
          <w:rFonts w:ascii="Times New Roman" w:hAnsi="Times New Roman" w:cs="Times New Roman"/>
        </w:rPr>
        <w:t xml:space="preserve"> or other diseased tissue</w:t>
      </w:r>
      <w:r w:rsidR="03B553E1">
        <w:rPr>
          <w:rFonts w:ascii="Times New Roman" w:hAnsi="Times New Roman" w:cs="Times New Roman"/>
        </w:rPr>
        <w:t xml:space="preserve"> (</w:t>
      </w:r>
      <w:r w:rsidRPr="000D082F" w:rsidR="03B553E1">
        <w:rPr>
          <w:rFonts w:ascii="Times New Roman" w:hAnsi="Times New Roman" w:cs="Times New Roman"/>
        </w:rPr>
        <w:t>see Figure 1</w:t>
      </w:r>
      <w:r w:rsidR="03B553E1">
        <w:rPr>
          <w:rFonts w:ascii="Times New Roman" w:hAnsi="Times New Roman" w:cs="Times New Roman"/>
        </w:rPr>
        <w:t>).  The energy from the focused ultrasound waves</w:t>
      </w:r>
      <w:r w:rsidRPr="00B534B4" w:rsidR="03B553E1">
        <w:rPr>
          <w:rFonts w:ascii="Times New Roman" w:hAnsi="Times New Roman" w:cs="Times New Roman"/>
        </w:rPr>
        <w:t xml:space="preserve"> quickly increas</w:t>
      </w:r>
      <w:r w:rsidR="03B553E1">
        <w:rPr>
          <w:rFonts w:ascii="Times New Roman" w:hAnsi="Times New Roman" w:cs="Times New Roman"/>
        </w:rPr>
        <w:t>es</w:t>
      </w:r>
      <w:r w:rsidRPr="00B534B4" w:rsidR="03B553E1">
        <w:rPr>
          <w:rFonts w:ascii="Times New Roman" w:hAnsi="Times New Roman" w:cs="Times New Roman"/>
        </w:rPr>
        <w:t xml:space="preserve"> the local </w:t>
      </w:r>
      <w:r w:rsidR="03B553E1">
        <w:rPr>
          <w:rFonts w:ascii="Times New Roman" w:hAnsi="Times New Roman" w:cs="Times New Roman"/>
        </w:rPr>
        <w:t xml:space="preserve">tissue </w:t>
      </w:r>
      <w:r w:rsidRPr="00B534B4" w:rsidR="03B553E1">
        <w:rPr>
          <w:rFonts w:ascii="Times New Roman" w:hAnsi="Times New Roman" w:cs="Times New Roman"/>
        </w:rPr>
        <w:t>temperature</w:t>
      </w:r>
      <w:r w:rsidR="03B553E1">
        <w:rPr>
          <w:rFonts w:ascii="Times New Roman" w:hAnsi="Times New Roman" w:cs="Times New Roman"/>
        </w:rPr>
        <w:t>,</w:t>
      </w:r>
      <w:r w:rsidRPr="00B534B4" w:rsidR="03B553E1">
        <w:rPr>
          <w:rFonts w:ascii="Times New Roman" w:hAnsi="Times New Roman" w:cs="Times New Roman"/>
        </w:rPr>
        <w:t xml:space="preserve"> which induces protein coagulation and necrosis</w:t>
      </w:r>
      <w:r w:rsidR="03B553E1">
        <w:rPr>
          <w:rFonts w:ascii="Times New Roman" w:hAnsi="Times New Roman" w:cs="Times New Roman"/>
        </w:rPr>
        <w:t xml:space="preserve"> </w:t>
      </w:r>
      <w:r w:rsidR="52D9CD95">
        <w:rPr>
          <w:rFonts w:ascii="Times New Roman" w:hAnsi="Times New Roman" w:cs="Times New Roman"/>
        </w:rPr>
        <w:t xml:space="preserve">(i.e. cell death) </w:t>
      </w:r>
      <w:r w:rsidR="03B553E1">
        <w:rPr>
          <w:rFonts w:ascii="Times New Roman" w:hAnsi="Times New Roman" w:cs="Times New Roman"/>
        </w:rPr>
        <w:t>in a region the size of a large grain of rice</w:t>
      </w:r>
      <w:r w:rsidR="30B0FCB9">
        <w:rPr>
          <w:rFonts w:ascii="Times New Roman" w:hAnsi="Times New Roman" w:cs="Times New Roman"/>
        </w:rPr>
        <w:t xml:space="preserve"> </w:t>
      </w:r>
      <w:r w:rsidR="003B7F12">
        <w:rPr>
          <w:rFonts w:ascii="Times New Roman" w:hAnsi="Times New Roman" w:cs="Times New Roman"/>
        </w:rPr>
        <w:fldChar w:fldCharType="begin"/>
      </w:r>
      <w:r w:rsidR="00D90EA5">
        <w:rPr>
          <w:rFonts w:ascii="Times New Roman" w:hAnsi="Times New Roman" w:cs="Times New Roman"/>
        </w:rPr>
        <w:instrText xml:space="preserve"> ADDIN ZOTERO_ITEM CSL_CITATION {"citationID":"xSGSftjn","properties":{"formattedCitation":"[20,21]","plainCitation":"[20,21]","noteIndex":0},"citationItems":[{"id":877,"uris":["http://zotero.org/users/10429457/items/6R2NDJHT"],"itemData":{"id":877,"type":"article-journal","abstract":"MR-guided focused ultrasound surgery (MRgFUS) is a quickly developing technology with potential applications across a spectrum of indications traditionally within the domain of radiation oncology. Especially for applications where focal treatment is the preferred technique (for example, radiosurgery), MRgFUS has the potential to be a disruptive technology that could shift traditional patterns of care. While currently cleared in the United States for the noninvasive treatment of uterine fibroids and bone metastases, a wide range of clinical trials are currently underway, and the number of publications describing advances in MRgFUS is increasing. However, for MRgFUS to make the transition from a research curiosity to a clinical standard of care, a variety of challenges, technical, financial, clinical, and practical, must be overcome. This installment of the Vision 20/20 series examines the current status of MRgFUS, focusing on the hurdles the technology faces before it can cross over from a research technique to a standard fixture in the clinic. It then reviews current and near-term technical developments which may overcome these hurdles and allow MRgFUS to break through into clinical practice.","container-title":"Medical Physics","DOI":"10.1118/1.4811136","ISSN":"2473-4209","issue":"8","language":"en","note":"_eprint: https://onlinelibrary.wiley.com/doi/pdf/10.1118/1.4811136","page":"080901","source":"Wiley Online Library","title":"MR-guided focused ultrasound surgery, present and future","volume":"40","author":[{"family":"Schlesinger","given":"David"},{"family":"Benedict","given":"Stanley"},{"family":"Diederich","given":"Chris"},{"family":"Gedroyc","given":"Wladyslaw"},{"family":"Klibanov","given":"Alexander"},{"family":"Larner","given":"James"}],"issued":{"date-parts":[["2013"]]}}},{"id":880,"uris":["http://zotero.org/users/10429457/items/FZFIH9TS"],"itemData":{"id":880,"type":"chapter","abstract":"High-intensity focused ultrasound (HIFU) has been recognized to do some damage to the various tissues of the livings. MRI-guided focused ultrasound surgery (MRgFUS) is one of the thermal ablations to make the living tissue be in coagulation under the real-time MR image guidance.","container-title":"Non-surgical Ablation Therapy for Early-stage Breast Cancer","event-place":"Tokyo","ISBN":"978-4-431-54463-0","language":"en","note":"DOI: 10.1007/978-4-431-54463-0_17","page":"173-181","publisher":"Springer Japan","publisher-place":"Tokyo","source":"Springer Link","title":"MRI-Guided Focused Ultrasound Surgery of Breast Cancer","URL":"https://doi.org/10.1007/978-4-431-54463-0_17","author":[{"family":"Furusawa","given":"Hidemi"}],"editor":[{"family":"Kinoshita","given":"Takayuki"}],"accessed":{"date-parts":[["2023",2,13]]},"issued":{"date-parts":[["2016"]]}}}],"schema":"https://github.com/citation-style-language/schema/raw/master/csl-citation.json"} </w:instrText>
      </w:r>
      <w:r w:rsidR="003B7F12">
        <w:rPr>
          <w:rFonts w:ascii="Times New Roman" w:hAnsi="Times New Roman" w:cs="Times New Roman"/>
        </w:rPr>
        <w:fldChar w:fldCharType="separate"/>
      </w:r>
      <w:r w:rsidR="11969DFB">
        <w:rPr>
          <w:rFonts w:ascii="Times New Roman" w:hAnsi="Times New Roman" w:cs="Times New Roman"/>
          <w:noProof/>
        </w:rPr>
        <w:t>[20,21]</w:t>
      </w:r>
      <w:r w:rsidR="003B7F12">
        <w:rPr>
          <w:rFonts w:ascii="Times New Roman" w:hAnsi="Times New Roman" w:cs="Times New Roman"/>
        </w:rPr>
        <w:fldChar w:fldCharType="end"/>
      </w:r>
      <w:r w:rsidRPr="00B534B4" w:rsidR="03B553E1">
        <w:rPr>
          <w:rFonts w:ascii="Times New Roman" w:hAnsi="Times New Roman" w:cs="Times New Roman"/>
        </w:rPr>
        <w:t xml:space="preserve">. By moving the transducer or steering the </w:t>
      </w:r>
      <w:r w:rsidR="03B553E1">
        <w:rPr>
          <w:rFonts w:ascii="Times New Roman" w:hAnsi="Times New Roman" w:cs="Times New Roman"/>
        </w:rPr>
        <w:t>ultrasound beam electronically</w:t>
      </w:r>
      <w:r w:rsidRPr="00B534B4" w:rsidR="03B553E1">
        <w:rPr>
          <w:rFonts w:ascii="Times New Roman" w:hAnsi="Times New Roman" w:cs="Times New Roman"/>
        </w:rPr>
        <w:t xml:space="preserve">, the entire tumor can be treated while minimizing damage to healthy tissues.  </w:t>
      </w:r>
      <w:r w:rsidR="1E2A6188">
        <w:rPr>
          <w:rFonts w:ascii="Times New Roman" w:hAnsi="Times New Roman" w:cs="Times New Roman"/>
        </w:rPr>
        <w:t xml:space="preserve">To </w:t>
      </w:r>
      <w:r w:rsidR="3D13E5A4">
        <w:rPr>
          <w:rFonts w:ascii="Times New Roman" w:hAnsi="Times New Roman" w:cs="Times New Roman"/>
        </w:rPr>
        <w:t>enable monitoring of</w:t>
      </w:r>
      <w:r w:rsidR="1E2A6188">
        <w:rPr>
          <w:rFonts w:ascii="Times New Roman" w:hAnsi="Times New Roman" w:cs="Times New Roman"/>
        </w:rPr>
        <w:t xml:space="preserve"> the treatment, the focused ultrasound treatment is performed inside a magnetic resonance imaging (MRI) scanner.  This </w:t>
      </w:r>
      <w:ins w:author="David B Dahl" w:date="2023-02-19T03:53:52.125Z" w:id="1709103736">
        <w:r w:rsidR="3A96B320">
          <w:rPr>
            <w:rFonts w:ascii="Times New Roman" w:hAnsi="Times New Roman" w:cs="Times New Roman"/>
          </w:rPr>
          <w:t xml:space="preserve">guidance from the </w:t>
        </w:r>
      </w:ins>
      <w:r w:rsidR="1E2A6188">
        <w:rPr>
          <w:rFonts w:ascii="Times New Roman" w:hAnsi="Times New Roman" w:cs="Times New Roman"/>
        </w:rPr>
        <w:t xml:space="preserve">magnetic resonance</w:t>
      </w:r>
      <w:del w:author="David B Dahl" w:date="2023-02-19T03:53:57.503Z" w:id="2080274769">
        <w:r w:rsidRPr="500407E8" w:rsidDel="1E2A6188">
          <w:rPr>
            <w:rFonts w:ascii="Times New Roman" w:hAnsi="Times New Roman" w:cs="Times New Roman"/>
          </w:rPr>
          <w:delText xml:space="preserve">-guidance </w:delText>
        </w:r>
      </w:del>
      <w:r w:rsidR="1E2A6188">
        <w:rPr>
          <w:rFonts w:ascii="Times New Roman" w:hAnsi="Times New Roman" w:cs="Times New Roman"/>
        </w:rPr>
        <w:t xml:space="preserve">allows the </w:t>
      </w:r>
      <w:del w:author="David B Dahl" w:date="2023-02-19T03:54:05.276Z" w:id="1993653905">
        <w:r w:rsidRPr="500407E8" w:rsidDel="1E2A6188">
          <w:rPr>
            <w:rFonts w:ascii="Times New Roman" w:hAnsi="Times New Roman" w:cs="Times New Roman"/>
          </w:rPr>
          <w:delText xml:space="preserve">performing </w:delText>
        </w:r>
      </w:del>
      <w:r w:rsidR="1E2A6188">
        <w:rPr>
          <w:rFonts w:ascii="Times New Roman" w:hAnsi="Times New Roman" w:cs="Times New Roman"/>
        </w:rPr>
        <w:t xml:space="preserve">clinician to observe the patient anatomy as well as the temperature changes being </w:t>
      </w:r>
      <w:r w:rsidR="70CFA036">
        <w:rPr>
          <w:rFonts w:ascii="Times New Roman" w:hAnsi="Times New Roman" w:cs="Times New Roman"/>
        </w:rPr>
        <w:t>caused</w:t>
      </w:r>
      <w:r w:rsidR="1E2A6188">
        <w:rPr>
          <w:rFonts w:ascii="Times New Roman" w:hAnsi="Times New Roman" w:cs="Times New Roman"/>
        </w:rPr>
        <w:t xml:space="preserve"> by the </w:t>
      </w:r>
      <w:r w:rsidR="204880FC">
        <w:rPr>
          <w:rFonts w:ascii="Times New Roman" w:hAnsi="Times New Roman" w:cs="Times New Roman"/>
        </w:rPr>
        <w:t xml:space="preserve">focused </w:t>
      </w:r>
      <w:r w:rsidR="1E2A6188">
        <w:rPr>
          <w:rFonts w:ascii="Times New Roman" w:hAnsi="Times New Roman" w:cs="Times New Roman"/>
        </w:rPr>
        <w:t>ultrasound in real-time</w:t>
      </w:r>
      <w:r w:rsidR="30B0FCB9">
        <w:rPr>
          <w:rFonts w:ascii="Times New Roman" w:hAnsi="Times New Roman" w:cs="Times New Roman"/>
        </w:rPr>
        <w:t xml:space="preserve"> </w:t>
      </w:r>
      <w:r w:rsidR="00F0689E">
        <w:rPr>
          <w:rFonts w:ascii="Times New Roman" w:hAnsi="Times New Roman" w:cs="Times New Roman"/>
        </w:rPr>
        <w:fldChar w:fldCharType="begin"/>
      </w:r>
      <w:r w:rsidR="00D90EA5">
        <w:rPr>
          <w:rFonts w:ascii="Times New Roman" w:hAnsi="Times New Roman" w:cs="Times New Roman"/>
        </w:rPr>
        <w:instrText xml:space="preserve"> ADDIN ZOTERO_ITEM CSL_CITATION {"citationID":"AwsKFdN9","properties":{"unsorted":true,"formattedCitation":"[22\\uc0\\u8211{}24]","plainCitation":"[22–24]","noteIndex":0},"citationItems":[{"id":881,"uris":["http://zotero.org/users/10429457/items/4AHVMGBC"],"itemData":{"id":881,"type":"article-journal","abstract":"In the past two decades, high-intensity focused ultrasound (HIFU) in combination with diagnostic ultrasound (USgFUS) or magnetic resonance imaging (MRgFUS) opened new ways of therapeutic access to a multitude of pathologic conditions. The therapeutic potential of HIFU lies in the fact that it enables the localized deposition of high-energy doses deep within the human body without harming the surrounding tissue. The addition of diagnostic ultrasound or in particular MRI with HIFU allows for planning, control and direct monitoring of the treatment process. The clinical and preclinical applications of HIFU range from the thermal treatment of benign and malign lesions, targeted drug delivery, to the treatment of thrombi (sonothrombolysis). Especially the therapy of prostate cancer under US-guidance and the ablation of benign uterine fibroids under MRI monitoring are now therapy options available to a larger number of patients. The main challenges for an abdominal application of HIFU are posed by partial or full occlusion of the target site by bones or air filled structures (e.g. colon), as well as organ motion. In non-trivial cases, the implementation of computer based modeling, simulation and optimization is desirable. This article describes the principles of HIFU, ultrasound and MRI therapy guidance, therapy planning and simulation, and gives an overview of the current and potential future applications.\nZusammenfassung\nHochenergetischer fokussierter Ultraschall (HIFU) appliziert unter US-diagnostischer (USgFUS) oder Magnetresonanz-tomographischer (MRgFUS) Kontrolle hat in den letzen 20 Jahren neuartige therapeutische Ansätze für eine Vielzahl von Erkrankungen geschaffen. Das therapeutische Potential von HIFU besteht darin, dass hohe Mengen Energie sehr lokalisiert in der Tiefe des menschlichen Körpers appliziert werden können ohne dabei die umgebenden Strukturen zu schädigen. Die Kombination mit der Ultraschall- und insbesondere der MR-Bildgebung erlaubt die Planung, Kontrolle und das direkte Monitoring des Behandlungsfortschritts. Die Anwendungen von HIFU reichen von der thermischen Behandlung benigner und maligner Läsionen über die gezielte Verabreichung von Medikamenten (targeted drug delivery) bis hin zur Behandlung von Thrombosen (Sonothrombolyse). So stehen nun mit der Therapie des Prostatakarzinoms unter US-Kontrolle und der Ablation von Uterusmyomen unter MRT-Kontrolle zwei HIFU-Therapiemodalitäten einer größeren Patientenzahl zur Verfügung. Eine große Herausforderung bleibt die Therapie abdomineller Organe die sich einerseits bewegen und andererseits durch Knochen oder luftgefüllte Strukturen, wie den Darm, partiell oder total verdeckt werden. Für solche Fälle wird die Kombination mit anderen bildgebenden Verfahren und Computerunterstützung zur Modellierung, Simulation und Optimierung in der Planung und Durchführung der HIFU-Behandlung untersucht. Der Artikel beschreibt die Grundlagen von HIFU, die Therapieüberwachung mit diagnostischem Ultraschall und MRT, die Therapieplanung und die Simulation. Zudem wird ein Überblick der aktuellen und in Zukunft möglichen Anwendungen gegeben.","collection-title":"Schwerpunkt: Multimodale Bildgebung und Therapie","container-title":"Zeitschrift für Medizinische Physik","DOI":"10.1016/j.zemedi.2012.07.001","ISSN":"0939-3889","issue":"4","journalAbbreviation":"Zeitschrift für Medizinische Physik","language":"en","page":"311-322","source":"ScienceDirect","title":"High-intensity focused ultrasound: Principles, therapy guidance, simulations and applications","title-short":"High-intensity focused ultrasound","volume":"22","author":[{"family":"Jenne","given":"Jürgen W."},{"family":"Preusser","given":"Tobias"},{"family":"Günther","given":"Matthias"}],"issued":{"date-parts":[["2012",12,1]]}}},{"id":874,"uris":["http://zotero.org/users/10429457/items/GTDG6SAT"],"itemData":{"id":874,"type":"article-journal","abstract":"It has been well known for decades that high intensity focused ultrasound (HIFU) generates heat in tissues resulting in coagulative necrosis. Implementation, however, has been slow, due to difficulties with finding an appropriate imaging modality that could not only guide treatment, but also provide real-time thermal feedback. These problems have been overcome with the newest magnetic resonance-guided high intensity focused ultrasound systems (MRgHIFU). With its superior spatial resolution enabling accurate image guidance coupled with its ability to provide real-time thermography during treatments, MRI is moving further into the realm of therapeutics for oncologic patient care. This article will discuss the implementation of an MR-guided HIFU system, current clinical indications and touch on future directions.","container-title":"Journal of Medical Imaging and Radiation Oncology","DOI":"10.1111/1754-9485.12085","ISSN":"1754-9485","issue":"4","language":"en","note":"_eprint: https://onlinelibrary.wiley.com/doi/pdf/10.1111/1754-9485.12085","page":"391-399","source":"Wiley Online Library","title":"Clinical applications for magnetic resonance guided high intensity focused ultrasound (MRgHIFU): Present and future","title-short":"Clinical applications for magnetic resonance guided high intensity focused ultrasound (MRgHIFU)","volume":"57","author":[{"family":"Ellis","given":"Samantha"},{"family":"Rieke","given":"Viola"},{"family":"Kohi","given":"Maureen"},{"family":"Westphalen","given":"Antonio C"}],"issued":{"date-parts":[["2013"]]}}},{"id":886,"uris":["http://zotero.org/users/10429457/items/KWU8BSXG"],"itemData":{"id":886,"type":"article-journal","abstract":"Magnetic resonance-guided focused ultrasound (MRgFUS) is a completely non-invasive technology that has been approved by FDA to treat several diseases. This report, prepared by the American Association of Physicist in Medicine (AAPM) Task Group 241, provides background on MRgFUS technology with a focus on clinical body MRgFUS systems. The report addresses the issues of interest to the medical physics community, specific to the body MRgFUS system configuration, and provides recommendations on how to successfully implement and maintain a clinical MRgFUS program. The following sections describe the key features of typical MRgFUS systems and clinical workflow and provide key points and best practices for the medical physicist. Commonly used terms, metrics and physics are defined and sources of uncertainty that affect MRgFUS procedures are described. Finally, safety and quality assurance procedures are explained, the recommended role of the medical physicist in MRgFUS procedures is described, and regulatory requirements for planning clinical trials are detailed. Although this report is limited in scope to clinical body MRgFUS systems that are approved or currently undergoing clinical trials in the United States, much of the material presented is also applicable to systems designed for other applications.","container-title":"Medical Physics","DOI":"10.1002/mp.15076","ISSN":"2473-4209","issue":"9","language":"en","note":"_eprint: https://onlinelibrary.wiley.com/doi/pdf/10.1002/mp.15076","page":"e772-e806","source":"Wiley Online Library","title":"AAPM Task Group 241: A medical physicist’s guide to MRI-guided focused ultrasound body systems","title-short":"AAPM Task Group 241","volume":"48","author":[{"family":"Payne","given":"Allison"},{"family":"Chopra","given":"Rajiv"},{"family":"Ellens","given":"Nicholas"},{"family":"Chen","given":"Lili"},{"family":"Ghanouni","given":"Pejman"},{"family":"Sammet","given":"Steffen"},{"family":"Diederich","given":"Chris"},{"family":"Haar","given":"Gail","non-dropping-particle":"ter"},{"family":"Parker","given":"Dennis"},{"family":"Moonen","given":"Chrit"},{"family":"Stafford","given":"Jason"},{"family":"Moros","given":"Eduardo"},{"family":"Schlesinger","given":"David"},{"family":"Benedict","given":"Stanley"},{"family":"Wear","given":"Keith"},{"family":"Partanen","given":"Ari"},{"family":"Farahani","given":"Keyvan"}],"issued":{"date-parts":[["2021"]]}}}],"schema":"https://github.com/citation-style-language/schema/raw/master/csl-citation.json"} </w:instrText>
      </w:r>
      <w:r w:rsidR="00F0689E">
        <w:rPr>
          <w:rFonts w:ascii="Times New Roman" w:hAnsi="Times New Roman" w:cs="Times New Roman"/>
        </w:rPr>
        <w:fldChar w:fldCharType="separate"/>
      </w:r>
      <w:r w:rsidRPr="00D90EA5" w:rsidR="11969DFB">
        <w:rPr>
          <w:rFonts w:ascii="Times New Roman" w:hAnsi="Times New Roman" w:cs="Times New Roman"/>
        </w:rPr>
        <w:t>[22–24]</w:t>
      </w:r>
      <w:r w:rsidR="00F0689E">
        <w:rPr>
          <w:rFonts w:ascii="Times New Roman" w:hAnsi="Times New Roman" w:cs="Times New Roman"/>
        </w:rPr>
        <w:fldChar w:fldCharType="end"/>
      </w:r>
      <w:r w:rsidR="1E2A6188">
        <w:rPr>
          <w:rFonts w:ascii="Times New Roman" w:hAnsi="Times New Roman" w:cs="Times New Roman"/>
        </w:rPr>
        <w:t>.</w:t>
      </w:r>
      <w:r w:rsidR="2EDD3D69">
        <w:rPr>
          <w:rFonts w:ascii="Times New Roman" w:hAnsi="Times New Roman" w:cs="Times New Roman"/>
        </w:rPr>
        <w:t xml:space="preserve">  </w:t>
      </w:r>
    </w:p>
    <w:p w:rsidR="00B534B4" w:rsidP="00EA511A" w:rsidRDefault="00B534B4" w14:paraId="2425443D" w14:textId="31A5D34B">
      <w:pPr>
        <w:spacing w:after="60"/>
        <w:jc w:val="both"/>
        <w:rPr>
          <w:rFonts w:ascii="Times New Roman" w:hAnsi="Times New Roman" w:cs="Times New Roman"/>
        </w:rPr>
      </w:pPr>
      <w:r w:rsidRPr="500407E8" w:rsidR="03B553E1">
        <w:rPr>
          <w:rFonts w:ascii="Times New Roman" w:hAnsi="Times New Roman" w:cs="Times New Roman"/>
        </w:rPr>
        <w:t xml:space="preserve">Focused ultrasound’s ability to non-invasively generate precise necrosis in deep tissues, with little </w:t>
      </w:r>
      <w:r w:rsidRPr="500407E8" w:rsidR="65EB7FCB">
        <w:rPr>
          <w:rFonts w:ascii="Times New Roman" w:hAnsi="Times New Roman" w:cs="Times New Roman"/>
        </w:rPr>
        <w:t>impact</w:t>
      </w:r>
      <w:r w:rsidRPr="500407E8" w:rsidR="03B553E1">
        <w:rPr>
          <w:rFonts w:ascii="Times New Roman" w:hAnsi="Times New Roman" w:cs="Times New Roman"/>
        </w:rPr>
        <w:t xml:space="preserve"> on the surrounding structures, is unique.</w:t>
      </w:r>
      <w:r w:rsidRPr="500407E8" w:rsidR="1E2A6188">
        <w:rPr>
          <w:rFonts w:ascii="Times New Roman" w:hAnsi="Times New Roman" w:cs="Times New Roman"/>
        </w:rPr>
        <w:t xml:space="preserve">  </w:t>
      </w:r>
      <w:r w:rsidRPr="500407E8" w:rsidR="11969DFB">
        <w:rPr>
          <w:rFonts w:ascii="Times New Roman" w:hAnsi="Times New Roman" w:cs="Times New Roman"/>
        </w:rPr>
        <w:t>The severe side effects of</w:t>
      </w:r>
      <w:r w:rsidRPr="500407E8" w:rsidR="75E73B82">
        <w:rPr>
          <w:rFonts w:ascii="Times New Roman" w:hAnsi="Times New Roman" w:cs="Times New Roman"/>
        </w:rPr>
        <w:t xml:space="preserve"> chemo</w:t>
      </w:r>
      <w:r w:rsidRPr="500407E8" w:rsidR="11969DFB">
        <w:rPr>
          <w:rFonts w:ascii="Times New Roman" w:hAnsi="Times New Roman" w:cs="Times New Roman"/>
        </w:rPr>
        <w:t>- and</w:t>
      </w:r>
      <w:r w:rsidRPr="500407E8" w:rsidR="75E73B82">
        <w:rPr>
          <w:rFonts w:ascii="Times New Roman" w:hAnsi="Times New Roman" w:cs="Times New Roman"/>
        </w:rPr>
        <w:t xml:space="preserve"> radiation therapy are not present with </w:t>
      </w:r>
      <w:proofErr w:type="spellStart"/>
      <w:r w:rsidRPr="500407E8" w:rsidR="75E73B82">
        <w:rPr>
          <w:rFonts w:ascii="Times New Roman" w:hAnsi="Times New Roman" w:cs="Times New Roman"/>
        </w:rPr>
        <w:t>MRgFUS</w:t>
      </w:r>
      <w:proofErr w:type="spellEnd"/>
      <w:r w:rsidRPr="500407E8" w:rsidR="75E73B82">
        <w:rPr>
          <w:rFonts w:ascii="Times New Roman" w:hAnsi="Times New Roman" w:cs="Times New Roman"/>
        </w:rPr>
        <w:t xml:space="preserve"> therapies.  </w:t>
      </w:r>
      <w:proofErr w:type="spellStart"/>
      <w:r w:rsidRPr="500407E8" w:rsidR="65EB7FCB">
        <w:rPr>
          <w:rFonts w:ascii="Times New Roman" w:hAnsi="Times New Roman" w:cs="Times New Roman"/>
        </w:rPr>
        <w:t>MRgFUS</w:t>
      </w:r>
      <w:proofErr w:type="spellEnd"/>
      <w:r w:rsidRPr="500407E8" w:rsidR="65EB7FCB">
        <w:rPr>
          <w:rFonts w:ascii="Times New Roman" w:hAnsi="Times New Roman" w:cs="Times New Roman"/>
        </w:rPr>
        <w:t xml:space="preserve"> has no cumulative dose effects and can be repeated if necessary.  </w:t>
      </w:r>
      <w:r w:rsidRPr="500407E8" w:rsidR="75E73B82">
        <w:rPr>
          <w:rFonts w:ascii="Times New Roman" w:hAnsi="Times New Roman" w:cs="Times New Roman"/>
        </w:rPr>
        <w:t xml:space="preserve">The pain and recovery times for </w:t>
      </w:r>
      <w:r w:rsidRPr="500407E8" w:rsidR="3D13E5A4">
        <w:rPr>
          <w:rFonts w:ascii="Times New Roman" w:hAnsi="Times New Roman" w:cs="Times New Roman"/>
        </w:rPr>
        <w:t xml:space="preserve">conventional </w:t>
      </w:r>
      <w:r w:rsidRPr="500407E8" w:rsidR="75E73B82">
        <w:rPr>
          <w:rFonts w:ascii="Times New Roman" w:hAnsi="Times New Roman" w:cs="Times New Roman"/>
        </w:rPr>
        <w:t>surgery can last months</w:t>
      </w:r>
      <w:r w:rsidRPr="500407E8" w:rsidR="65EB7FCB">
        <w:rPr>
          <w:rFonts w:ascii="Times New Roman" w:hAnsi="Times New Roman" w:cs="Times New Roman"/>
        </w:rPr>
        <w:t>,</w:t>
      </w:r>
      <w:r w:rsidRPr="500407E8" w:rsidR="75E73B82">
        <w:rPr>
          <w:rFonts w:ascii="Times New Roman" w:hAnsi="Times New Roman" w:cs="Times New Roman"/>
        </w:rPr>
        <w:t xml:space="preserve"> while patients treated with </w:t>
      </w:r>
      <w:proofErr w:type="spellStart"/>
      <w:r w:rsidRPr="500407E8" w:rsidR="75E73B82">
        <w:rPr>
          <w:rFonts w:ascii="Times New Roman" w:hAnsi="Times New Roman" w:cs="Times New Roman"/>
        </w:rPr>
        <w:t>MRgFUS</w:t>
      </w:r>
      <w:proofErr w:type="spellEnd"/>
      <w:r w:rsidRPr="500407E8" w:rsidR="75E73B82">
        <w:rPr>
          <w:rFonts w:ascii="Times New Roman" w:hAnsi="Times New Roman" w:cs="Times New Roman"/>
        </w:rPr>
        <w:t xml:space="preserve"> can return to regular life within a few days.  </w:t>
      </w:r>
      <w:r w:rsidRPr="500407E8" w:rsidR="11969DFB">
        <w:rPr>
          <w:rFonts w:ascii="Times New Roman" w:hAnsi="Times New Roman" w:cs="Times New Roman"/>
        </w:rPr>
        <w:t xml:space="preserve">For breast cancer patients, </w:t>
      </w:r>
      <w:proofErr w:type="spellStart"/>
      <w:r w:rsidRPr="500407E8" w:rsidR="632EAE77">
        <w:rPr>
          <w:rFonts w:ascii="Times New Roman" w:hAnsi="Times New Roman" w:cs="Times New Roman"/>
        </w:rPr>
        <w:t>MRgFUS</w:t>
      </w:r>
      <w:proofErr w:type="spellEnd"/>
      <w:r w:rsidRPr="500407E8" w:rsidR="632EAE77">
        <w:rPr>
          <w:rFonts w:ascii="Times New Roman" w:hAnsi="Times New Roman" w:cs="Times New Roman"/>
        </w:rPr>
        <w:t xml:space="preserve"> is an especially attractive alternative for </w:t>
      </w:r>
      <w:r w:rsidRPr="500407E8" w:rsidR="11969DFB">
        <w:rPr>
          <w:rFonts w:ascii="Times New Roman" w:hAnsi="Times New Roman" w:cs="Times New Roman"/>
        </w:rPr>
        <w:t>those</w:t>
      </w:r>
      <w:r w:rsidRPr="500407E8" w:rsidR="632EAE77">
        <w:rPr>
          <w:rFonts w:ascii="Times New Roman" w:hAnsi="Times New Roman" w:cs="Times New Roman"/>
        </w:rPr>
        <w:t xml:space="preserve"> who desire breast conserving therapy, since it is completely non-invasive and could significantly improve cosmetic outcomes compared to surgery. </w:t>
      </w:r>
      <w:commentRangeStart w:id="180791935"/>
      <w:r w:rsidRPr="500407E8" w:rsidR="75E73B82">
        <w:rPr>
          <w:rFonts w:ascii="Times New Roman" w:hAnsi="Times New Roman" w:cs="Times New Roman"/>
        </w:rPr>
        <w:t>Over the last two decades, t</w:t>
      </w:r>
      <w:r w:rsidRPr="500407E8" w:rsidR="1E2A6188">
        <w:rPr>
          <w:rFonts w:ascii="Times New Roman" w:hAnsi="Times New Roman" w:cs="Times New Roman"/>
        </w:rPr>
        <w:t xml:space="preserve">he FDA </w:t>
      </w:r>
      <w:r w:rsidRPr="500407E8" w:rsidR="75E73B82">
        <w:rPr>
          <w:rFonts w:ascii="Times New Roman" w:hAnsi="Times New Roman" w:cs="Times New Roman"/>
        </w:rPr>
        <w:t xml:space="preserve">has </w:t>
      </w:r>
      <w:r w:rsidRPr="500407E8" w:rsidR="1E2A6188">
        <w:rPr>
          <w:rFonts w:ascii="Times New Roman" w:hAnsi="Times New Roman" w:cs="Times New Roman"/>
        </w:rPr>
        <w:t xml:space="preserve">approved </w:t>
      </w:r>
      <w:proofErr w:type="spellStart"/>
      <w:r w:rsidRPr="500407E8" w:rsidR="75E73B82">
        <w:rPr>
          <w:rFonts w:ascii="Times New Roman" w:hAnsi="Times New Roman" w:cs="Times New Roman"/>
        </w:rPr>
        <w:t>MRgFUS</w:t>
      </w:r>
      <w:proofErr w:type="spellEnd"/>
      <w:r w:rsidRPr="500407E8" w:rsidR="75E73B82">
        <w:rPr>
          <w:rFonts w:ascii="Times New Roman" w:hAnsi="Times New Roman" w:cs="Times New Roman"/>
        </w:rPr>
        <w:t xml:space="preserve"> for the treatment of tremor-dominant Parkinson’s disease</w:t>
      </w:r>
      <w:r w:rsidRPr="500407E8" w:rsidR="65EB7FCB">
        <w:rPr>
          <w:rFonts w:ascii="Times New Roman" w:hAnsi="Times New Roman" w:cs="Times New Roman"/>
        </w:rPr>
        <w:t xml:space="preserve"> and essential tremor</w:t>
      </w:r>
      <w:r w:rsidRPr="500407E8" w:rsidR="75E73B82">
        <w:rPr>
          <w:rFonts w:ascii="Times New Roman" w:hAnsi="Times New Roman" w:cs="Times New Roman"/>
        </w:rPr>
        <w:t>, uterine fibroids, benign and malignant prostate disease, bone metastases and osteoid osteomas</w:t>
      </w:r>
      <w:r w:rsidRPr="500407E8" w:rsidR="11969DFB">
        <w:rPr>
          <w:rFonts w:ascii="Times New Roman" w:hAnsi="Times New Roman" w:cs="Times New Roman"/>
        </w:rPr>
        <w:t xml:space="preserve"> </w:t>
      </w:r>
      <w:r w:rsidRPr="500407E8">
        <w:rPr>
          <w:rFonts w:ascii="Times New Roman" w:hAnsi="Times New Roman" w:cs="Times New Roman"/>
        </w:rPr>
        <w:fldChar w:fldCharType="begin"/>
      </w:r>
      <w:r w:rsidRPr="500407E8">
        <w:rPr>
          <w:rFonts w:ascii="Times New Roman" w:hAnsi="Times New Roman" w:cs="Times New Roman"/>
        </w:rPr>
        <w:instrText xml:space="preserve"> ADDIN ZOTERO_ITEM CSL_CITATION {"citationID":"WjQT012Q","properties":{"formattedCitation":"[25]","plainCitation":"[25]","noteIndex":0},"citationItems":[{"id":885,"uris":["http://zotero.org/users/10429457/items/XI33SD2E"],"itemData":{"id":885,"type":"article-journal","language":"en","source":"Zotero","title":"Focused Ultrasound Foundation: 2022 State of the Field Report","URL":"https://www.fusfoundation.org/the-foundation/foundation-reports/#SOTF","author":[{"family":"White","given":"Emily"},{"family":"Broad","given":"Michael"},{"family":"Myhre","given":"Sara"},{"family":"Manager","given":"Co-Project"},{"family":"Serafini","given":"Mary Rose"},{"family":"Manager","given":"Co-Project"},{"family":"Chesnut","given":"Anne"},{"family":"Browning","given":"Margo"},{"family":"Heis","given":"Deborah"},{"family":"Knupp","given":"Jordan"},{"family":"Andreae","given":"Thomas"},{"family":"Chao","given":"Jessica Che-yi"}]}}],"schema":"https://github.com/citation-style-language/schema/raw/master/csl-citation.json"} </w:instrText>
      </w:r>
      <w:r w:rsidRPr="500407E8">
        <w:rPr>
          <w:rFonts w:ascii="Times New Roman" w:hAnsi="Times New Roman" w:cs="Times New Roman"/>
        </w:rPr>
        <w:fldChar w:fldCharType="separate"/>
      </w:r>
      <w:commentRangeEnd w:id="180791935"/>
      <w:r>
        <w:rPr>
          <w:rStyle w:val="CommentReference"/>
        </w:rPr>
        <w:commentReference w:id="180791935"/>
      </w:r>
      <w:r w:rsidRPr="500407E8" w:rsidR="771F3B02">
        <w:rPr>
          <w:rFonts w:ascii="Times New Roman" w:hAnsi="Times New Roman" w:cs="Times New Roman"/>
          <w:noProof/>
        </w:rPr>
        <w:t>[25]</w:t>
      </w:r>
      <w:r w:rsidRPr="500407E8">
        <w:rPr>
          <w:rFonts w:ascii="Times New Roman" w:hAnsi="Times New Roman" w:cs="Times New Roman"/>
        </w:rPr>
        <w:fldChar w:fldCharType="end"/>
      </w:r>
      <w:r w:rsidRPr="500407E8" w:rsidR="75E73B82">
        <w:rPr>
          <w:rFonts w:ascii="Times New Roman" w:hAnsi="Times New Roman" w:cs="Times New Roman"/>
        </w:rPr>
        <w:t>. H</w:t>
      </w:r>
      <w:r w:rsidRPr="500407E8" w:rsidR="1E2A6188">
        <w:rPr>
          <w:rFonts w:ascii="Times New Roman" w:hAnsi="Times New Roman" w:cs="Times New Roman"/>
        </w:rPr>
        <w:t xml:space="preserve">undreds of other </w:t>
      </w:r>
      <w:r w:rsidRPr="500407E8" w:rsidR="75E73B82">
        <w:rPr>
          <w:rFonts w:ascii="Times New Roman" w:hAnsi="Times New Roman" w:cs="Times New Roman"/>
        </w:rPr>
        <w:t xml:space="preserve">indications are </w:t>
      </w:r>
      <w:r w:rsidRPr="500407E8" w:rsidR="1E2A6188">
        <w:rPr>
          <w:rFonts w:ascii="Times New Roman" w:hAnsi="Times New Roman" w:cs="Times New Roman"/>
        </w:rPr>
        <w:t xml:space="preserve">currently under </w:t>
      </w:r>
      <w:r w:rsidRPr="500407E8" w:rsidR="2070D2E8">
        <w:rPr>
          <w:rFonts w:ascii="Times New Roman" w:hAnsi="Times New Roman" w:cs="Times New Roman"/>
        </w:rPr>
        <w:t>investigation</w:t>
      </w:r>
      <w:r w:rsidRPr="500407E8" w:rsidR="75E73B82">
        <w:rPr>
          <w:rFonts w:ascii="Times New Roman" w:hAnsi="Times New Roman" w:cs="Times New Roman"/>
        </w:rPr>
        <w:t xml:space="preserve"> at various stages of preclinical and clinical trials</w:t>
      </w:r>
      <w:r w:rsidRPr="500407E8" w:rsidR="0B71DCD8">
        <w:rPr>
          <w:rFonts w:ascii="Times New Roman" w:hAnsi="Times New Roman" w:cs="Times New Roman"/>
        </w:rPr>
        <w:t xml:space="preserve"> </w:t>
      </w:r>
      <w:r w:rsidRPr="500407E8">
        <w:rPr>
          <w:rFonts w:ascii="Times New Roman" w:hAnsi="Times New Roman" w:cs="Times New Roman"/>
        </w:rPr>
        <w:fldChar w:fldCharType="begin"/>
      </w:r>
      <w:r w:rsidRPr="500407E8">
        <w:rPr>
          <w:rFonts w:ascii="Times New Roman" w:hAnsi="Times New Roman" w:cs="Times New Roman"/>
        </w:rPr>
        <w:instrText xml:space="preserve"> ADDIN ZOTERO_ITEM CSL_CITATION {"citationID":"L69WLQR5","properties":{"formattedCitation":"[25]","plainCitation":"[25]","noteIndex":0},"citationItems":[{"id":885,"uris":["http://zotero.org/users/10429457/items/XI33SD2E"],"itemData":{"id":885,"type":"article-journal","language":"en","source":"Zotero","title":"Focused Ultrasound Foundation: 2022 State of the Field Report","URL":"https://www.fusfoundation.org/the-foundation/foundation-reports/#SOTF","author":[{"family":"White","given":"Emily"},{"family":"Broad","given":"Michael"},{"family":"Myhre","given":"Sara"},{"family":"Manager","given":"Co-Project"},{"family":"Serafini","given":"Mary Rose"},{"family":"Manager","given":"Co-Project"},{"family":"Chesnut","given":"Anne"},{"family":"Browning","given":"Margo"},{"family":"Heis","given":"Deborah"},{"family":"Knupp","given":"Jordan"},{"family":"Andreae","given":"Thomas"},{"family":"Chao","given":"Jessica Che-yi"}]}}],"schema":"https://github.com/citation-style-language/schema/raw/master/csl-citation.json"} </w:instrText>
      </w:r>
      <w:r w:rsidRPr="500407E8">
        <w:rPr>
          <w:rFonts w:ascii="Times New Roman" w:hAnsi="Times New Roman" w:cs="Times New Roman"/>
        </w:rPr>
        <w:fldChar w:fldCharType="separate"/>
      </w:r>
      <w:r w:rsidRPr="500407E8" w:rsidR="11969DFB">
        <w:rPr>
          <w:rFonts w:ascii="Times New Roman" w:hAnsi="Times New Roman" w:cs="Times New Roman"/>
          <w:noProof/>
        </w:rPr>
        <w:t>[25]</w:t>
      </w:r>
      <w:r w:rsidRPr="500407E8">
        <w:rPr>
          <w:rFonts w:ascii="Times New Roman" w:hAnsi="Times New Roman" w:cs="Times New Roman"/>
        </w:rPr>
        <w:fldChar w:fldCharType="end"/>
      </w:r>
      <w:r w:rsidRPr="500407E8" w:rsidR="2070D2E8">
        <w:rPr>
          <w:rFonts w:ascii="Times New Roman" w:hAnsi="Times New Roman" w:cs="Times New Roman"/>
        </w:rPr>
        <w:t>.</w:t>
      </w:r>
    </w:p>
    <w:p w:rsidR="008A651A" w:rsidP="00EA511A" w:rsidRDefault="00856CAC" w14:paraId="54F87044" w14:textId="5D3CCEB7">
      <w:pPr>
        <w:pStyle w:val="ListParagraph"/>
        <w:numPr>
          <w:ilvl w:val="0"/>
          <w:numId w:val="23"/>
        </w:numPr>
        <w:spacing w:after="0" w:line="240" w:lineRule="auto"/>
        <w:ind w:left="720"/>
        <w:jc w:val="both"/>
        <w:rPr>
          <w:rFonts w:ascii="Times New Roman" w:hAnsi="Times New Roman" w:cs="Times New Roman"/>
          <w:b/>
          <w:bCs/>
        </w:rPr>
      </w:pPr>
      <w:proofErr w:type="spellStart"/>
      <w:r>
        <w:rPr>
          <w:rFonts w:ascii="Times New Roman" w:hAnsi="Times New Roman" w:cs="Times New Roman"/>
          <w:b/>
          <w:bCs/>
        </w:rPr>
        <w:t>MRgFUS</w:t>
      </w:r>
      <w:proofErr w:type="spellEnd"/>
      <w:r>
        <w:rPr>
          <w:rFonts w:ascii="Times New Roman" w:hAnsi="Times New Roman" w:cs="Times New Roman"/>
          <w:b/>
          <w:bCs/>
        </w:rPr>
        <w:t xml:space="preserve"> t</w:t>
      </w:r>
      <w:r w:rsidR="00AC1ADB">
        <w:rPr>
          <w:rFonts w:ascii="Times New Roman" w:hAnsi="Times New Roman" w:cs="Times New Roman"/>
          <w:b/>
          <w:bCs/>
        </w:rPr>
        <w:t>reatment planning- current approach</w:t>
      </w:r>
    </w:p>
    <w:p w:rsidRPr="004019DD" w:rsidR="004019DD" w:rsidP="00EA511A" w:rsidRDefault="004019DD" w14:paraId="58B2DB42" w14:textId="37C12233">
      <w:pPr>
        <w:spacing w:after="60" w:line="240" w:lineRule="auto"/>
        <w:jc w:val="both"/>
        <w:rPr>
          <w:rFonts w:ascii="Times New Roman" w:hAnsi="Times New Roman" w:cs="Times New Roman"/>
        </w:rPr>
      </w:pPr>
      <w:r w:rsidRPr="500407E8" w:rsidR="78752DB0">
        <w:rPr>
          <w:rFonts w:ascii="Times New Roman" w:hAnsi="Times New Roman" w:cs="Times New Roman"/>
        </w:rPr>
        <w:t xml:space="preserve">While </w:t>
      </w:r>
      <w:proofErr w:type="spellStart"/>
      <w:r w:rsidRPr="500407E8" w:rsidR="78752DB0">
        <w:rPr>
          <w:rFonts w:ascii="Times New Roman" w:hAnsi="Times New Roman" w:cs="Times New Roman"/>
        </w:rPr>
        <w:t>MRgFUS</w:t>
      </w:r>
      <w:proofErr w:type="spellEnd"/>
      <w:r w:rsidRPr="500407E8" w:rsidR="78752DB0">
        <w:rPr>
          <w:rFonts w:ascii="Times New Roman" w:hAnsi="Times New Roman" w:cs="Times New Roman"/>
        </w:rPr>
        <w:t xml:space="preserve"> promises to destroy tumors with fewer side effects than traditional interventions, many patients experience multi-hour </w:t>
      </w:r>
      <w:proofErr w:type="spellStart"/>
      <w:r w:rsidRPr="500407E8" w:rsidR="78752DB0">
        <w:rPr>
          <w:rFonts w:ascii="Times New Roman" w:hAnsi="Times New Roman" w:cs="Times New Roman"/>
        </w:rPr>
        <w:t>MRgFUS</w:t>
      </w:r>
      <w:proofErr w:type="spellEnd"/>
      <w:r w:rsidRPr="500407E8" w:rsidR="78752DB0">
        <w:rPr>
          <w:rFonts w:ascii="Times New Roman" w:hAnsi="Times New Roman" w:cs="Times New Roman"/>
        </w:rPr>
        <w:t xml:space="preserve"> treatments</w:t>
      </w:r>
      <w:r w:rsidRPr="500407E8" w:rsidR="03F65ABA">
        <w:rPr>
          <w:rFonts w:ascii="Times New Roman" w:hAnsi="Times New Roman" w:cs="Times New Roman"/>
        </w:rPr>
        <w:t xml:space="preserve"> </w:t>
      </w:r>
      <w:r w:rsidRPr="500407E8">
        <w:rPr>
          <w:rFonts w:ascii="Times New Roman" w:hAnsi="Times New Roman" w:cs="Times New Roman"/>
        </w:rPr>
        <w:fldChar w:fldCharType="begin"/>
      </w:r>
      <w:r w:rsidRPr="500407E8">
        <w:rPr>
          <w:rFonts w:ascii="Times New Roman" w:hAnsi="Times New Roman" w:cs="Times New Roman"/>
        </w:rPr>
        <w:instrText xml:space="preserve"> ADDIN ZOTERO_ITEM CSL_CITATION {"citationID":"R0Tv0oD3","properties":{"formattedCitation":"[26\\uc0\\u8211{}28]","plainCitation":"[26–28]","noteIndex":0},"citationItems":[{"id":898,"uris":["http://zotero.org/users/10429457/items/J899ZSZA"],"itemData":{"id":898,"type":"article-journal","abstract":"The noninvasive surgery of a tumor by focused transducers or phased arrays with multiple sonications was simulated in this study. The effects of multiple sonications on near field heating were investigated by varying the delay time between consecutive pulses and the movement pattern of the transducer within the focal plane. To avoid normal tissue damage, sufficient delay time between consecutive pulses is necessary. It was found that the delay is dependent on acoustic power and pulse duration. The treatment time is often long when a strongly focused transducer is used to treat a large tumor, because the volume of necrosed tissue generated by the focused ultrasound beam is small requiring a large number of multiple sonications. To reduce treatment time, it is necessary to decrease the total number of pulses. This can be done by increasing the acoustic power and/or sonication time. Longer sonications induce a perfusion dependency on the temperature elevations. The acoustic power is limited by mammalian tissue temperatures which should not exceed 100°C to avoid boiling and gas formation. An alternative way to increase the coagulated tissue volume is to modify the acoustic field such that a large tissue volume is exposed, while generating a more uniform temperature elevation to avoid high exposure limiting temperatures. This can be done effectively by using a phased array. This study demonstrated that phased arrays can offer significantly shorter treatment times than similar spherically curved transducers.","container-title":"Ultrasound in Medicine &amp; Biology","DOI":"10.1016/0301-5629(96)00026-9","ISSN":"0301-5629","issue":"4","journalAbbreviation":"Ultrasound in Medicine &amp; Biology","language":"en","page":"471-482","source":"ScienceDirect","title":"Ultrasound surgery using multiple sonications—Treatment time considerations","volume":"22","author":[{"family":"Fan","given":"Xiaobing"},{"family":"Hynynen","given":"Kullervo"}],"issued":{"date-parts":[["1996",1,1]]}}},{"id":902,"uris":["http://zotero.org/users/10429457/items/5GAXHMKB"],"itemData":{"id":902,"type":"article-journal","abstract":"Objective\nTo evaluate patient eligibility and accessibility of magnetic resonance–guided focused ultrasound (MRgFUS) for women with symptomatic uterine leiomyomas who desire conservative therapy.\nDesign\nRetrospective analysis of 169 patients referred for minimally invasive treatment of leiomyomas between November 2007 and February 2009. Clinical eligibility for MRgFUS was determined by Food and Drug Administration–based treatment guidelines. All patients underwent pretreatment pelvic imaging to determine candidacy for the procedure.\nPatient(s)\nPremenopausal women with symptomatic uterine leiomyomas.\nSetting\nAcademic medical center.\nMain Outcome Measure(s)\nEligibility for MRgFUS based on clinical and anatomic patient criteria.\nResult(s)\nForty-seven percent of patients (80/169) were determined clinically eligible for the procedure. Of these, 16% of patients (27/169) were found to be eligible for MRgFUS based on imaging results. Overall, the main reasons for ineligibility were very large leiomyomas (8%; 14/169), cost (12%; 21/169), and desired fertility (14%; 23/169). An additional 48% of patients declined MRgFUS for unstated reasons, often after obtaining financial and insurance coverage information.\nConclusion(s)\nCurrently, many women with leiomyomas are unable to obtain MRgFUS treatment for multiple reasons, including uterine size, desire for fertility, and, most commonly, financial limitations. With increasing clinical experience, further research, and broadened insurance coverage, it may be possible to increase accessibility and expand eligibility criteria for this minimally invasive therapy.","container-title":"Fertility and Sterility","DOI":"10.1016/j.fertnstert.2009.09.063","ISSN":"0015-0282","issue":"5","journalAbbreviation":"Fertility and Sterility","language":"en","page":"1864-1868","source":"ScienceDirect","title":"Eligibility and accessibility of magnetic resonance–guided focused ultrasound (MRgFUS) for the treatment of uterine leiomyomas","volume":"94","author":[{"family":"Behera","given":"Millie A."},{"family":"Leong","given":"Madeline"},{"family":"Johnson","given":"Lauren"},{"family":"Brown","given":"Haywood"}],"issued":{"date-parts":[["2010",10,1]]}}},{"id":900,"uris":["http://zotero.org/users/10429457/items/VHZAPSDZ"],"itemData":{"id":900,"type":"article-journal","abstract":"Choose\nTop of page\nABSTRACT &lt;&lt;\nManipulating Bowel Loops\nDealing With Abdominal Sc...\nAlleviating Fibroid Size ...\nOvercoming Excessive Vasc...\nConclusion\nAcknowledgments\nReferences\nCITING ARTICLES\n\t\n\nOBJECTIVE. MRI-guided high-intensity focused ultrasound (HIFU) ablation is increasingly adopted for treating symptomatic uterine fibroids. As a noninvasive therapy performed on an outpatient basis, it has been viewed by patients to have distinct advantages over other treatment options. However, its breadth of clinical application is still limited. To address this issue, various techniques have been implemented.\n\nCONCLUSION. In this article, we discuss techniques that contribute to widening patient selection for MRI-guided HIFU therapy of uterine fibroids.","container-title":"American Journal of Roentgenology","DOI":"10.2214/AJR.13.10753","ISSN":"0361-803X","issue":"2","note":"publisher: American Roentgen Ray Society","page":"443-451","source":"ajronline.org (Atypon)","title":"Techniques to Expand Patient Selection for MRI-Guided High-Intensity Focused Ultrasound Ablation of Uterine Fibroids","volume":"202","author":[{"family":"Kim","given":"Young-sun"},{"family":"Bae","given":"Duk-Soo"},{"family":"Park","given":"Min Jung"},{"family":"Viitala","given":"Antti"},{"family":"Keserci","given":"Bilgin"},{"family":"Rhim","given":"Hyunchul"},{"family":"Lim","given":"Hyo Keun"}],"issued":{"date-parts":[["2014",2]]}}}],"schema":"https://github.com/citation-style-language/schema/raw/master/csl-citation.json"} </w:instrText>
      </w:r>
      <w:r w:rsidRPr="500407E8">
        <w:rPr>
          <w:rFonts w:ascii="Times New Roman" w:hAnsi="Times New Roman" w:cs="Times New Roman"/>
        </w:rPr>
        <w:fldChar w:fldCharType="separate"/>
      </w:r>
      <w:r w:rsidRPr="500407E8" w:rsidR="03F65ABA">
        <w:rPr>
          <w:rFonts w:ascii="Times New Roman" w:hAnsi="Times New Roman" w:cs="Times New Roman"/>
        </w:rPr>
        <w:t>[26–28]</w:t>
      </w:r>
      <w:r w:rsidRPr="500407E8">
        <w:rPr>
          <w:rFonts w:ascii="Times New Roman" w:hAnsi="Times New Roman" w:cs="Times New Roman"/>
        </w:rPr>
        <w:fldChar w:fldCharType="end"/>
      </w:r>
      <w:r w:rsidRPr="500407E8" w:rsidR="78752DB0">
        <w:rPr>
          <w:rFonts w:ascii="Times New Roman" w:hAnsi="Times New Roman" w:cs="Times New Roman"/>
        </w:rPr>
        <w:t xml:space="preserve">. Long treatment times are not just inconvenient to the patient—they also correlate with adverse effects such as skin burns, incomplete tumor ablations, and unintended damage to surrounding healthy tissue. Reducing the duration of a given treatment improves patient outcomes, reduces </w:t>
      </w:r>
      <w:ins w:author="David B Dahl" w:date="2023-02-19T03:57:38.915Z" w:id="1119145087">
        <w:r w:rsidRPr="500407E8" w:rsidR="202635B5">
          <w:rPr>
            <w:rFonts w:ascii="Times New Roman" w:hAnsi="Times New Roman" w:cs="Times New Roman"/>
          </w:rPr>
          <w:t>costs</w:t>
        </w:r>
      </w:ins>
      <w:del w:author="David B Dahl" w:date="2023-02-19T03:57:37.208Z" w:id="1370361893">
        <w:r w:rsidRPr="500407E8" w:rsidDel="78752DB0">
          <w:rPr>
            <w:rFonts w:ascii="Times New Roman" w:hAnsi="Times New Roman" w:cs="Times New Roman"/>
          </w:rPr>
          <w:delText>the cost of the procedure</w:delText>
        </w:r>
      </w:del>
      <w:r w:rsidRPr="500407E8" w:rsidR="78752DB0">
        <w:rPr>
          <w:rFonts w:ascii="Times New Roman" w:hAnsi="Times New Roman" w:cs="Times New Roman"/>
        </w:rPr>
        <w:t xml:space="preserve">, and increases the diversity of patients who can benefit from </w:t>
      </w:r>
      <w:proofErr w:type="spellStart"/>
      <w:r w:rsidRPr="500407E8" w:rsidR="78752DB0">
        <w:rPr>
          <w:rFonts w:ascii="Times New Roman" w:hAnsi="Times New Roman" w:cs="Times New Roman"/>
        </w:rPr>
        <w:t>MRgFUS</w:t>
      </w:r>
      <w:proofErr w:type="spellEnd"/>
      <w:r w:rsidRPr="500407E8" w:rsidR="1A4DEC49">
        <w:rPr>
          <w:rFonts w:ascii="Times New Roman" w:hAnsi="Times New Roman" w:cs="Times New Roman"/>
        </w:rPr>
        <w:t xml:space="preserve"> </w:t>
      </w:r>
      <w:r w:rsidRPr="500407E8">
        <w:rPr>
          <w:rFonts w:ascii="Times New Roman" w:hAnsi="Times New Roman" w:cs="Times New Roman"/>
        </w:rPr>
        <w:fldChar w:fldCharType="begin"/>
      </w:r>
      <w:r w:rsidRPr="500407E8">
        <w:rPr>
          <w:rFonts w:ascii="Times New Roman" w:hAnsi="Times New Roman" w:cs="Times New Roman"/>
        </w:rPr>
        <w:instrText xml:space="preserve"> ADDIN ZOTERO_ITEM CSL_CITATION {"citationID":"HeIT0x7m","properties":{"formattedCitation":"[28\\uc0\\u8211{}31]","plainCitation":"[28–31]","noteIndex":0},"citationItems":[{"id":900,"uris":["http://zotero.org/users/10429457/items/VHZAPSDZ"],"itemData":{"id":900,"type":"article-journal","abstract":"Choose\nTop of page\nABSTRACT &lt;&lt;\nManipulating Bowel Loops\nDealing With Abdominal Sc...\nAlleviating Fibroid Size ...\nOvercoming Excessive Vasc...\nConclusion\nAcknowledgments\nReferences\nCITING ARTICLES\n\t\n\nOBJECTIVE. MRI-guided high-intensity focused ultrasound (HIFU) ablation is increasingly adopted for treating symptomatic uterine fibroids. As a noninvasive therapy performed on an outpatient basis, it has been viewed by patients to have distinct advantages over other treatment options. However, its breadth of clinical application is still limited. To address this issue, various techniques have been implemented.\n\nCONCLUSION. In this article, we discuss techniques that contribute to widening patient selection for MRI-guided HIFU therapy of uterine fibroids.","container-title":"American Journal of Roentgenology","DOI":"10.2214/AJR.13.10753","ISSN":"0361-803X","issue":"2","note":"publisher: American Roentgen Ray Society","page":"443-451","source":"ajronline.org (Atypon)","title":"Techniques to Expand Patient Selection for MRI-Guided High-Intensity Focused Ultrasound Ablation of Uterine Fibroids","volume":"202","author":[{"family":"Kim","given":"Young-sun"},{"family":"Bae","given":"Duk-Soo"},{"family":"Park","given":"Min Jung"},{"family":"Viitala","given":"Antti"},{"family":"Keserci","given":"Bilgin"},{"family":"Rhim","given":"Hyunchul"},{"family":"Lim","given":"Hyo Keun"}],"issued":{"date-parts":[["2014",2]]}}},{"id":905,"uris":["http://zotero.org/users/10429457/items/ZVUZSBIB"],"itemData":{"id":905,"type":"article-journal","abstract":"A volumetric sonication method is proposed that produces volume ablations by steering the focal point along a predetermined trajectory consisting of multiple concentric outward-moving circles. This method was tested in vivo on pig thigh muscle (32 ablations in nine animals). Trajectory diameters were 4, 12, and 16 mm with sonication duration depending on the trajectory size and ranging from 20 to 73 s. Despite the larger trajectories requiring more energy to reach necrosis within the desired volume, the ablated volume per unit applied energy increased with trajectory size, indicating improved treatment efficiency for larger trajectories. The higher amounts of energy required for the larger trajectories also increased the risk of off-focus heating, especially along the beam axis in the near field. To avoid related adverse effects, rapid volumetric multiplane MR thermometry was introduced for simultaneous monitoring of the temperature and thermal dose evolution along the beam axis and in the near field, as well as in the target region with a total coverage of six slices acquired every 3 s. An excellent correlation was observed between the thermal dose and both the nonperfused ( for the diameter and for the length) and oedematous ( for the diameter and for the length) volumes as seen in contrast-enhanced -weighted difference images and -weighted postsonication images, respectively. Histology confirmed the presence of a homogeneous necrosis inside the heated volumes. These results show that volumetric high-intensity focused ultrasound (HIFU) sonication allows for efficiently creating large thermal lesions while reducing treatment duration and also that the rapid multiplane MR thermometry improves the safety of the therapeutic procedure by monitoring temperature evolution both inside as well as outside the targeted volume.","container-title":"Medical Physics","DOI":"10.1118/1.3152112","ISSN":"2473-4209","issue":"8","language":"en","note":"_eprint: https://onlinelibrary.wiley.com/doi/pdf/10.1118/1.3152112","page":"3521-3535","source":"Wiley Online Library","title":"Volumetric HIFU ablation under 3D guidance of rapid MRI thermometry","volume":"36","author":[{"family":"Köhler","given":"Max O."},{"family":"Mougenot","given":"Charles"},{"family":"Quesson","given":"Bruno"},{"family":"Enholm","given":"Julia"},{"family":"Le Bail","given":"Brigitte"},{"family":"Laurent","given":"Christophe"},{"family":"Moonen","given":"Chrit T. W."},{"family":"Ehnholm","given":"Gösta J."}],"issued":{"date-parts":[["2009"]]}}},{"id":112,"uris":["http://zotero.org/users/10429457/items/4RZLILJE"],"itemData":{"id":112,"type":"article-journal","abstract":"Purpose During MR-guided high-intensity focused ultrasound (HIFU) therapy, ultrasound absorption in the near field represents a safety risk and limits efficient energy deposition at the target. In this study, we investigated the feasibility of using T2 mapping to monitor the temperature change in subcutaneous adipose tissue layers. Methods The T2 temperature dependence and reversibility was determined for fresh adipose porcine samples. The accuracy was evaluated by comparing T2-based temperature measurements with probe readings in an ex vivo HIFU experiment. The in vivo feasibility of T2-based thermometry was studied during HIFU ablations in the liver in pigs and of uterine fibroids in human patients. Results T2 changed linearly and reversibly with temperature with an average coefficient of 5.2 ± 0.1 ms/°C. For the ex vivo HIFU experiment, the difference between the T2-based temperature change and the probe temperature was &lt;0.9°C. All in vivo experiments showed temperature-related T2 changes in the near field directly after sonications. As expected, considerable intersubject variations in the cooling times were measured in the in vivo porcine experiments. Conclusions The reversibility and linearity of the T2-temperature dependence of adipose tissue allows for the monitoring of the temperature in the subcutaneous adipose tissue layers. Magn Reson Med 72:1057–1064, 2014. © 2013 Wiley Periodicals, Inc.","container-title":"Magnetic Resonance in Medicine","DOI":"10.1002/mrm.25025","ISSN":"1522-2594","issue":"4","language":"en","note":"_eprint: https://onlinelibrary.wiley.com/doi/pdf/10.1002/mrm.25025","page":"1057-1064","source":"Wiley Online Library","title":"In vivo T2-based MR thermometry in adipose tissue layers for high-intensity focused ultrasound near-field monitoring","volume":"72","author":[{"family":"Baron","given":"Paul"},{"family":"Ries","given":"Mario"},{"family":"Deckers","given":"Roel"},{"family":"Greef","given":"Martijn","non-dropping-particle":"de"},{"family":"Tanttu","given":"Jukka"},{"family":"Köhler","given":"Max"},{"family":"Viergever","given":"Max A."},{"family":"Moonen","given":"Chrit T. W."},{"family":"Bartels","given":"Lambertus W."}],"issued":{"date-parts":[["2014"]]}}},{"id":910,"uris":["http://zotero.org/users/10429457/items/XH7CRLBD"],"itemData":{"id":910,"type":"article-journal","abstract":"Objective. To prospectively assess the safety and technical feasibility of volumetric magnetic resonance-guided high-intensity focused ultrasound (MR-HIFU) ablation with direct skin cooling (DISC) during treatment of uterine fibroids. Methods. In this proof-of-concept study, eight patients were consecutively selected for clinical MR-HIFU ablation of uterine fibroids with the use of an additional DISC device to maintain a constant temperature () at the interface between the HIFU table top and the skin. Technical feasibility was verified by successful completion of MR-HIFU ablation. Contrast-enhanced T1-weighted MRI was used to measure the treatment effect (nonperfused volume (NPV) ratio). Safety was evaluated by recording of adverse events (AEs) within 30 days’ follow-up. Results. All MR-HIFU treatments were successfully completed in an outpatient setting. The median NPV ratio was 0.56 (IQR [0.27–0.72]). Immediately after treatment, two patients experienced coldness related discomfort which resolved at the same day. No serious (device-related) AEs were reported. Specifically, no skin burns, cold injuries, or subcutaneous edema were observed. Conclusion. This study showed that it is safe and technically feasible to complete a volumetric MR-HIFU ablation with DISC. This technique may reduce the risk of thermal injury to the abdominal wall during MR-HIFU ablation of uterine fibroids. This trial is registered with NTR4189.","container-title":"BioMed Research International","DOI":"10.1155/2015/684250","ISSN":"2314-6133","language":"en","note":"publisher: Hindawi","page":"e684250","source":"www.hindawi.com","title":"Volumetric MR-Guided High-Intensity Focused Ultrasound with Direct Skin Cooling for the Treatment of Symptomatic Uterine Fibroids: Proof-of-Concept Study","title-short":"Volumetric MR-Guided High-Intensity Focused Ultrasound with Direct Skin Cooling for the Treatment of Symptomatic Uterine Fibroids","volume":"2015","author":[{"family":"Ikink","given":"Marlijne E."},{"family":"Breugel","given":"Johanna M. M.","non-dropping-particle":"van"},{"family":"Schubert","given":"Gerald"},{"family":"Nijenhuis","given":"Robbert J."},{"family":"Bartels","given":"Lambertus W."},{"family":"Moonen","given":"Chrit T. W."},{"family":"Bosch","given":"Maurice A. A. J.","non-dropping-particle":"van den"}],"issued":{"date-parts":[["2015",8,30]]}}}],"schema":"https://github.com/citation-style-language/schema/raw/master/csl-citation.json"} </w:instrText>
      </w:r>
      <w:r w:rsidRPr="500407E8">
        <w:rPr>
          <w:rFonts w:ascii="Times New Roman" w:hAnsi="Times New Roman" w:cs="Times New Roman"/>
        </w:rPr>
        <w:fldChar w:fldCharType="separate"/>
      </w:r>
      <w:r w:rsidRPr="500407E8" w:rsidR="03F65ABA">
        <w:rPr>
          <w:rFonts w:ascii="Times New Roman" w:hAnsi="Times New Roman" w:cs="Times New Roman"/>
        </w:rPr>
        <w:t>[28–31]</w:t>
      </w:r>
      <w:r w:rsidRPr="500407E8">
        <w:rPr>
          <w:rFonts w:ascii="Times New Roman" w:hAnsi="Times New Roman" w:cs="Times New Roman"/>
        </w:rPr>
        <w:fldChar w:fldCharType="end"/>
      </w:r>
      <w:r w:rsidRPr="500407E8" w:rsidR="78752DB0">
        <w:rPr>
          <w:rFonts w:ascii="Times New Roman" w:hAnsi="Times New Roman" w:cs="Times New Roman"/>
        </w:rPr>
        <w:t xml:space="preserve">. </w:t>
      </w:r>
      <w:r w:rsidRPr="500407E8" w:rsidR="78752DB0">
        <w:rPr>
          <w:rFonts w:ascii="Times New Roman" w:hAnsi="Times New Roman" w:cs="Times New Roman"/>
          <w:b w:val="1"/>
          <w:bCs w:val="1"/>
        </w:rPr>
        <w:t xml:space="preserve">This proposal seeks to address a major cause of prolonged </w:t>
      </w:r>
      <w:proofErr w:type="spellStart"/>
      <w:r w:rsidRPr="500407E8" w:rsidR="78752DB0">
        <w:rPr>
          <w:rFonts w:ascii="Times New Roman" w:hAnsi="Times New Roman" w:cs="Times New Roman"/>
          <w:b w:val="1"/>
          <w:bCs w:val="1"/>
        </w:rPr>
        <w:t>MRgFUS</w:t>
      </w:r>
      <w:proofErr w:type="spellEnd"/>
      <w:r w:rsidRPr="500407E8" w:rsidR="78752DB0">
        <w:rPr>
          <w:rFonts w:ascii="Times New Roman" w:hAnsi="Times New Roman" w:cs="Times New Roman"/>
          <w:b w:val="1"/>
          <w:bCs w:val="1"/>
        </w:rPr>
        <w:t xml:space="preserve"> treatment times: limited understanding of patient-specific treatment progression.</w:t>
      </w:r>
      <w:del w:author="David B Dahl" w:date="2023-02-19T03:58:18.862Z" w:id="869711559">
        <w:r w:rsidRPr="500407E8" w:rsidDel="78752DB0">
          <w:rPr>
            <w:rFonts w:ascii="Times New Roman" w:hAnsi="Times New Roman" w:cs="Times New Roman"/>
          </w:rPr>
          <w:delText xml:space="preserve"> </w:delText>
        </w:r>
      </w:del>
    </w:p>
    <w:p w:rsidR="0088301C" w:rsidP="00EA511A" w:rsidRDefault="00802CCC" w14:paraId="446595BE" w14:textId="5DE678E9">
      <w:pPr>
        <w:spacing w:after="60" w:line="240" w:lineRule="auto"/>
        <w:jc w:val="both"/>
        <w:rPr>
          <w:rFonts w:ascii="Times New Roman" w:hAnsi="Times New Roman" w:cs="Times New Roman"/>
        </w:rPr>
      </w:pPr>
      <w:r w:rsidRPr="500407E8" w:rsidR="2D5A4711">
        <w:rPr>
          <w:rFonts w:ascii="Times New Roman" w:hAnsi="Times New Roman" w:cs="Times New Roman"/>
        </w:rPr>
        <w:t>T</w:t>
      </w:r>
      <w:r w:rsidRPr="500407E8" w:rsidR="2D5A4711">
        <w:rPr>
          <w:rFonts w:ascii="Times New Roman" w:hAnsi="Times New Roman" w:cs="Times New Roman"/>
        </w:rPr>
        <w:t xml:space="preserve">he </w:t>
      </w:r>
      <w:r w:rsidRPr="500407E8" w:rsidR="1464F405">
        <w:rPr>
          <w:rFonts w:ascii="Times New Roman" w:hAnsi="Times New Roman" w:cs="Times New Roman"/>
        </w:rPr>
        <w:t>clinician</w:t>
      </w:r>
      <w:r w:rsidRPr="500407E8" w:rsidR="2D5A4711">
        <w:rPr>
          <w:rFonts w:ascii="Times New Roman" w:hAnsi="Times New Roman" w:cs="Times New Roman"/>
        </w:rPr>
        <w:t xml:space="preserve"> </w:t>
      </w:r>
      <w:r w:rsidRPr="500407E8" w:rsidR="2D5A4711">
        <w:rPr>
          <w:rFonts w:ascii="Times New Roman" w:hAnsi="Times New Roman" w:cs="Times New Roman"/>
        </w:rPr>
        <w:t xml:space="preserve">uses a </w:t>
      </w:r>
      <w:ins w:author="David B Dahl" w:date="2023-02-19T03:58:29.649Z" w:id="1335996375">
        <w:r w:rsidRPr="500407E8" w:rsidR="19DE31F6">
          <w:rPr>
            <w:rFonts w:ascii="Times New Roman" w:hAnsi="Times New Roman" w:cs="Times New Roman"/>
          </w:rPr>
          <w:t>24-to-</w:t>
        </w:r>
      </w:ins>
      <w:r w:rsidRPr="500407E8" w:rsidR="2D5A4711">
        <w:rPr>
          <w:rFonts w:ascii="Times New Roman" w:hAnsi="Times New Roman" w:cs="Times New Roman"/>
        </w:rPr>
        <w:t xml:space="preserve">48-hour pre-surgical </w:t>
      </w:r>
      <w:r w:rsidRPr="500407E8" w:rsidR="1A4DEC49">
        <w:rPr>
          <w:rFonts w:ascii="Times New Roman" w:hAnsi="Times New Roman" w:cs="Times New Roman"/>
        </w:rPr>
        <w:t xml:space="preserve">treatment planning </w:t>
      </w:r>
      <w:r w:rsidRPr="500407E8" w:rsidR="2D5A4711">
        <w:rPr>
          <w:rFonts w:ascii="Times New Roman" w:hAnsi="Times New Roman" w:cs="Times New Roman"/>
        </w:rPr>
        <w:t xml:space="preserve">window to make decisions that have critical consequences for the patient. However, in current practice, the </w:t>
      </w:r>
      <w:r w:rsidRPr="500407E8" w:rsidR="1464F405">
        <w:rPr>
          <w:rFonts w:ascii="Times New Roman" w:hAnsi="Times New Roman" w:cs="Times New Roman"/>
        </w:rPr>
        <w:t>clinician</w:t>
      </w:r>
      <w:r w:rsidRPr="500407E8" w:rsidR="2D5A4711">
        <w:rPr>
          <w:rFonts w:ascii="Times New Roman" w:hAnsi="Times New Roman" w:cs="Times New Roman"/>
        </w:rPr>
        <w:t xml:space="preserve"> relies almost entirely on previous experience and intuition to make these decisions. When the patient’s anatomy and pathology extend beyond the surgeon’s realm of experience, the treatment becomes suboptimal. </w:t>
      </w:r>
      <w:commentRangeStart w:id="1"/>
      <w:r w:rsidRPr="500407E8" w:rsidR="2D5A4711">
        <w:rPr>
          <w:rFonts w:ascii="Times New Roman" w:hAnsi="Times New Roman" w:cs="Times New Roman"/>
        </w:rPr>
        <w:t xml:space="preserve">For </w:t>
      </w:r>
      <w:r w:rsidRPr="500407E8" w:rsidR="2D5A4711">
        <w:rPr>
          <w:rFonts w:ascii="Times New Roman" w:hAnsi="Times New Roman" w:cs="Times New Roman"/>
        </w:rPr>
        <w:t>example</w:t>
      </w:r>
      <w:commentRangeEnd w:id="1"/>
      <w:r>
        <w:rPr>
          <w:rStyle w:val="CommentReference"/>
        </w:rPr>
        <w:commentReference w:id="1"/>
      </w:r>
      <w:r w:rsidRPr="500407E8" w:rsidR="2D5A4711">
        <w:rPr>
          <w:rFonts w:ascii="Times New Roman" w:hAnsi="Times New Roman" w:cs="Times New Roman"/>
        </w:rPr>
        <w:t xml:space="preserve">, the position and orientation of the </w:t>
      </w:r>
      <w:proofErr w:type="spellStart"/>
      <w:r w:rsidRPr="500407E8" w:rsidR="2D5A4711">
        <w:rPr>
          <w:rFonts w:ascii="Times New Roman" w:hAnsi="Times New Roman" w:cs="Times New Roman"/>
        </w:rPr>
        <w:t>MRgFUS</w:t>
      </w:r>
      <w:proofErr w:type="spellEnd"/>
      <w:r w:rsidRPr="500407E8" w:rsidR="2D5A4711">
        <w:rPr>
          <w:rFonts w:ascii="Times New Roman" w:hAnsi="Times New Roman" w:cs="Times New Roman"/>
        </w:rPr>
        <w:t xml:space="preserve"> </w:t>
      </w:r>
      <w:r w:rsidRPr="500407E8" w:rsidR="1A4DEC49">
        <w:rPr>
          <w:rFonts w:ascii="Times New Roman" w:hAnsi="Times New Roman" w:cs="Times New Roman"/>
        </w:rPr>
        <w:t>transducer relative</w:t>
      </w:r>
      <w:r w:rsidRPr="500407E8" w:rsidR="2D5A4711">
        <w:rPr>
          <w:rFonts w:ascii="Times New Roman" w:hAnsi="Times New Roman" w:cs="Times New Roman"/>
        </w:rPr>
        <w:t xml:space="preserve"> to the patient’s anatomy plays a critical role in how quickly the diseased tumor reaches a lethal temperature. Bone, gas pockets, and even large packets of adipose tissue disrupt ultrasound transmission. For a complex tissue such as the breast, it is nearly impossible for a human to predict the complex ultrasound propagation patterns from the dozens to hundreds of possible applicator orientations. A misorientation, however, may introduce burns to the skin or other sensitive, healthy tissues or prevent full ablation of the target, diseased tissue</w:t>
      </w:r>
      <w:r w:rsidRPr="500407E8" w:rsidR="574A6F73">
        <w:rPr>
          <w:rFonts w:ascii="Times New Roman" w:hAnsi="Times New Roman" w:cs="Times New Roman"/>
        </w:rPr>
        <w:t xml:space="preserve"> </w:t>
      </w:r>
      <w:r w:rsidRPr="500407E8">
        <w:rPr>
          <w:rFonts w:ascii="Times New Roman" w:hAnsi="Times New Roman" w:cs="Times New Roman"/>
        </w:rPr>
        <w:fldChar w:fldCharType="begin"/>
      </w:r>
      <w:r w:rsidRPr="500407E8">
        <w:rPr>
          <w:rFonts w:ascii="Times New Roman" w:hAnsi="Times New Roman" w:cs="Times New Roman"/>
        </w:rPr>
        <w:instrText xml:space="preserve"> ADDIN ZOTERO_ITEM CSL_CITATION {"citationID":"AFsCr26m","properties":{"formattedCitation":"[26\\uc0\\u8211{}28]","plainCitation":"[26–28]","dontUpdate":true,"noteIndex":0},"citationItems":[{"id":894,"uris":["http://zotero.org/users/10429457/items/CTT343W8"],"itemData":{"id":894,"type":"article-journal","abstract":"Background\nMinimally-invasive thermal ablation techniques provide an effective approach for local destruction of solid tumor. A novel application is the use for treatment of early-stage breast carcinoma.\nMethods\nA broad search was conducted in Pubmed, Embase and the Cochrane databases between January 1990 and December 2009. Clinical results of the relevant articles were collected and analyzed.\nResults\nThe analyzed studies were almost all feasibility or pilot studies using different energy sources, patients, tumor characteristics and ablation settings. They were conducted in research settings for the assessment of technical safety and feasibility, and none of those was used alone in clinical practice. Despite many methodological differences, complete tumor ablation could be achieved in 76–100% of breast cancer patients treated with radiofrequency ablation, 13–76% in laser ablation, 0–8% in microwave ablation, 36–83% in cryoablation, and 20–100% in high-intensity focused ultrasound ablation.\nConclusion\nMinimally-invasive thermal ablation is a promising new tool for local destruction of small carcinomas of the breast. Large randomized control studies are required to assess the long-term advantages of minimally-invasive thermal ablation techniques compared to the current breast conserving therapies.","container-title":"European Journal of Surgical Oncology (EJSO)","DOI":"10.1016/j.ejso.2010.09.012","ISSN":"0748-7983","issue":"12","journalAbbreviation":"European Journal of Surgical Oncology (EJSO)","language":"en","page":"1149-1155","source":"ScienceDirect","title":"Minimally-invasive thermal ablation of early-stage breast cancer: A systemic review","title-short":"Minimally-invasive thermal ablation of early-stage breast cancer","volume":"36","author":[{"family":"Zhao","given":"Z."},{"family":"Wu","given":"F."}],"issued":{"date-parts":[["2010",12,1]]}}},{"id":896,"uris":["http://zotero.org/users/10429457/items/SZJPEJLA"],"itemData":{"id":896,"type":"article-journal","abstract":"High-intensity focused ultrasound (HIFU) provides a potential noninvasive alternative to conventional therapies. We report our preliminary experience from clinical trials designed to evaluate the safety and feasibility of a novel, extracorporeal HIFU device for the treatment of liver and kidney tumours in a Western population. The extracorporeal, ultrasound-guided Model-JC Tumor Therapy System (HAIFU™ Technology Company, China) has been used to treat 30 patients according to four trial protocols. Patients with hepatic or renal tumours underwent a single therapeutic HIFU session under general anaesthesia. Magnetic resonance imaging 12 days after treatment provided assessment of response. The patients were subdivided into those followed up with further imaging alone or those undergoing surgical resection of their tumours, which enabled both radiological and histological assessment. HIFU exposure resulted in discrete zones of ablation in 25 of 27 evaluable patients (93%). Ablation of liver tumours was achieved more consistently than for kidney tumours (100 vs 67%, assessed radiologically). The adverse event profile was favourable when compared to more invasive techniques. HIFU treatment of liver and kidney tumours in a Western population is both safe and feasible. These findings have significant implications for future noninvasive image-guided tumour ablation.","container-title":"British Journal of Cancer","DOI":"10.1038/sj.bjc.6602803","ISSN":"1532-1827","issue":"8","journalAbbreviation":"Br J Cancer","language":"en","license":"2005 The Author(s)","note":"number: 8\npublisher: Nature Publishing Group","page":"890-895","source":"www.nature.com","title":"The safety and feasibility of extracorporeal high-intensity focused ultrasound (HIFU) for the treatment of liver and kidney tumours in a Western population","volume":"93","author":[{"family":"Illing","given":"R. O."},{"family":"Kennedy","given":"J. E."},{"family":"Wu","given":"F."},{"family":"Haar","given":"G. R.","non-dropping-particle":"ter"},{"family":"Protheroe","given":"A. S."},{"family":"Friend","given":"P. J."},{"family":"Gleeson","given":"F. V."},{"family":"Cranston","given":"D. W."},{"family":"Phillips","given":"R. R."},{"family":"Middleton","given":"M. R."}],"issued":{"date-parts":[["2005",10]]}}},{"id":240,"uris":["http://zotero.org/users/10429457/items/K9PDJWL4"],"itemData":{"id":240,"type":"article-journal","abstract":"To assess the feasibility, safety and preliminary efficacy of magnetic resonance-guided focused ultrasound (MRgFUS) for the treatment of extra-abdominal desmoid tumours.","container-title":"European Radiology","DOI":"10.1007/s00330-016-4376-5","ISSN":"1432-1084","issue":"2","journalAbbreviation":"Eur Radiol","language":"en","page":"732-740","source":"Springer Link","title":"Magnetic resonance-guided focused ultrasound treatment of extra-abdominal desmoid tumors: a retrospective multicenter study","title-short":"Magnetic resonance-guided focused ultrasound treatment of extra-abdominal desmoid tumors","volume":"27","author":[{"family":"Ghanouni","given":"Pejman"},{"family":"Dobrotwir","given":"Andrew"},{"family":"Bazzocchi","given":"Alberto"},{"family":"Bucknor","given":"Matthew"},{"family":"Bitton","given":"Rachelle"},{"family":"Rosenberg","given":"Jarrett"},{"family":"Telischak","given":"Kristen"},{"family":"Busacca","given":"Maurizio"},{"family":"Ferrari","given":"Stefano"},{"family":"Albisinni","given":"Ugo"},{"family":"Walters","given":"Shannon"},{"family":"Gold","given":"Garry"},{"family":"Ganjoo","given":"Kristen"},{"family":"Napoli","given":"Alessandro"},{"family":"Pauly","given":"Kim Butts"},{"family":"Avedian","given":"Raffi"}],"issued":{"date-parts":[["2017",2,1]]}}}],"schema":"https://github.com/citation-style-language/schema/raw/master/csl-citation.json"} </w:instrText>
      </w:r>
      <w:r w:rsidRPr="500407E8">
        <w:rPr>
          <w:rFonts w:ascii="Times New Roman" w:hAnsi="Times New Roman" w:cs="Times New Roman"/>
        </w:rPr>
        <w:fldChar w:fldCharType="separate"/>
      </w:r>
      <w:r w:rsidRPr="500407E8" w:rsidR="03F65ABA">
        <w:rPr>
          <w:rFonts w:ascii="Times New Roman" w:hAnsi="Times New Roman" w:cs="Times New Roman"/>
        </w:rPr>
        <w:t xml:space="preserve"> </w:t>
      </w:r>
      <w:r w:rsidRPr="500407E8">
        <w:rPr>
          <w:rFonts w:ascii="Times New Roman" w:hAnsi="Times New Roman" w:cs="Times New Roman"/>
        </w:rPr>
        <w:fldChar w:fldCharType="end"/>
      </w:r>
      <w:r w:rsidRPr="500407E8" w:rsidR="2D5A4711">
        <w:rPr>
          <w:rFonts w:ascii="Times New Roman" w:hAnsi="Times New Roman" w:cs="Times New Roman"/>
        </w:rPr>
        <w:t xml:space="preserve">.   </w:t>
      </w:r>
    </w:p>
    <w:p w:rsidRPr="00EA511A" w:rsidR="00AC1ADB" w:rsidP="00F1039A" w:rsidRDefault="00802CCC" w14:paraId="607C2E36" w14:textId="5D7CB94B">
      <w:pPr>
        <w:spacing w:after="60" w:line="240" w:lineRule="auto"/>
        <w:jc w:val="both"/>
        <w:rPr>
          <w:rFonts w:ascii="Times New Roman" w:hAnsi="Times New Roman" w:cs="Times New Roman"/>
        </w:rPr>
      </w:pPr>
      <w:r>
        <w:rPr>
          <w:rFonts w:ascii="Times New Roman" w:hAnsi="Times New Roman" w:cs="Times New Roman"/>
        </w:rPr>
        <w:t>A second critical decision is</w:t>
      </w:r>
      <w:r w:rsidR="0088301C">
        <w:rPr>
          <w:rFonts w:ascii="Times New Roman" w:hAnsi="Times New Roman" w:cs="Times New Roman"/>
        </w:rPr>
        <w:t xml:space="preserve"> the determination of the treatment path, including where to start the treatment and how it should progress to fully destroy the tumor.  Excessive time in one orientation can lead to slow but damaging thermal exposures to healthy tissues in the ultrasound beam path.  However, reorienting the transducer or patient takes additional time with no guarantee of improved treatment outcomes.</w:t>
      </w:r>
      <w:r>
        <w:rPr>
          <w:rFonts w:ascii="Times New Roman" w:hAnsi="Times New Roman" w:cs="Times New Roman"/>
        </w:rPr>
        <w:t xml:space="preserve">  </w:t>
      </w:r>
      <w:r w:rsidRPr="00AC1ADB">
        <w:rPr>
          <w:rFonts w:ascii="Times New Roman" w:hAnsi="Times New Roman" w:cs="Times New Roman"/>
        </w:rPr>
        <w:t xml:space="preserve"> </w:t>
      </w:r>
      <w:r>
        <w:rPr>
          <w:rFonts w:ascii="Times New Roman" w:hAnsi="Times New Roman" w:cs="Times New Roman"/>
        </w:rPr>
        <w:t xml:space="preserve">In short, </w:t>
      </w:r>
      <w:r w:rsidRPr="00AC1ADB">
        <w:rPr>
          <w:rFonts w:ascii="Times New Roman" w:hAnsi="Times New Roman" w:cs="Times New Roman"/>
        </w:rPr>
        <w:t xml:space="preserve">the </w:t>
      </w:r>
      <w:r w:rsidR="00F1039A">
        <w:rPr>
          <w:rFonts w:ascii="Times New Roman" w:hAnsi="Times New Roman" w:cs="Times New Roman"/>
        </w:rPr>
        <w:t>clinician</w:t>
      </w:r>
      <w:r w:rsidRPr="00AC1ADB">
        <w:rPr>
          <w:rFonts w:ascii="Times New Roman" w:hAnsi="Times New Roman" w:cs="Times New Roman"/>
        </w:rPr>
        <w:t xml:space="preserve"> must balance the aggressiveness of the treatment and the benefits of destroying the entire tumor against the harms of damaging nearby healthy tissues</w:t>
      </w:r>
      <w:r>
        <w:rPr>
          <w:rFonts w:ascii="Times New Roman" w:hAnsi="Times New Roman" w:cs="Times New Roman"/>
        </w:rPr>
        <w:t xml:space="preserve"> within a complex system with many variables and degrees of freedom. </w:t>
      </w:r>
      <w:r w:rsidRPr="00AC1ADB" w:rsidR="0088301C">
        <w:rPr>
          <w:rFonts w:ascii="Times New Roman" w:hAnsi="Times New Roman" w:cs="Times New Roman"/>
        </w:rPr>
        <w:t xml:space="preserve">During the treatment planning phase, the </w:t>
      </w:r>
      <w:r w:rsidR="00F1039A">
        <w:rPr>
          <w:rFonts w:ascii="Times New Roman" w:hAnsi="Times New Roman" w:cs="Times New Roman"/>
        </w:rPr>
        <w:t>clinician</w:t>
      </w:r>
      <w:r w:rsidRPr="00AC1ADB" w:rsidR="0088301C">
        <w:rPr>
          <w:rFonts w:ascii="Times New Roman" w:hAnsi="Times New Roman" w:cs="Times New Roman"/>
        </w:rPr>
        <w:t xml:space="preserve"> effectively draws on her previous experience and training to mentally simulate the course of the </w:t>
      </w:r>
      <w:r w:rsidR="00F1039A">
        <w:rPr>
          <w:rFonts w:ascii="Times New Roman" w:hAnsi="Times New Roman" w:cs="Times New Roman"/>
        </w:rPr>
        <w:t>treatment</w:t>
      </w:r>
      <w:r w:rsidRPr="00AC1ADB" w:rsidR="0088301C">
        <w:rPr>
          <w:rFonts w:ascii="Times New Roman" w:hAnsi="Times New Roman" w:cs="Times New Roman"/>
        </w:rPr>
        <w:t xml:space="preserve">. Regardless of the experience of the </w:t>
      </w:r>
      <w:r w:rsidR="00F1039A">
        <w:rPr>
          <w:rFonts w:ascii="Times New Roman" w:hAnsi="Times New Roman" w:cs="Times New Roman"/>
        </w:rPr>
        <w:t>clinician</w:t>
      </w:r>
      <w:r w:rsidRPr="00AC1ADB" w:rsidR="0088301C">
        <w:rPr>
          <w:rFonts w:ascii="Times New Roman" w:hAnsi="Times New Roman" w:cs="Times New Roman"/>
        </w:rPr>
        <w:t>, impromptu changes to the treatment plan are universal and unexpected events almost always prolong the treatment.</w:t>
      </w:r>
    </w:p>
    <w:p w:rsidR="00AC1ADB" w:rsidP="00EA511A" w:rsidRDefault="00AC1ADB" w14:paraId="78EAAE8F" w14:textId="76FE2459">
      <w:pPr>
        <w:pStyle w:val="ListParagraph"/>
        <w:numPr>
          <w:ilvl w:val="0"/>
          <w:numId w:val="23"/>
        </w:numPr>
        <w:spacing w:after="0" w:line="240" w:lineRule="auto"/>
        <w:ind w:left="720"/>
        <w:jc w:val="both"/>
        <w:rPr>
          <w:rFonts w:ascii="Times New Roman" w:hAnsi="Times New Roman" w:cs="Times New Roman"/>
          <w:b/>
          <w:bCs/>
        </w:rPr>
      </w:pPr>
      <w:r>
        <w:rPr>
          <w:rFonts w:ascii="Times New Roman" w:hAnsi="Times New Roman" w:cs="Times New Roman"/>
          <w:b/>
          <w:bCs/>
        </w:rPr>
        <w:t xml:space="preserve">Model-based treatment planning- </w:t>
      </w:r>
      <w:r w:rsidR="00802CCC">
        <w:rPr>
          <w:rFonts w:ascii="Times New Roman" w:hAnsi="Times New Roman" w:cs="Times New Roman"/>
          <w:b/>
          <w:bCs/>
        </w:rPr>
        <w:t xml:space="preserve">a </w:t>
      </w:r>
      <w:r>
        <w:rPr>
          <w:rFonts w:ascii="Times New Roman" w:hAnsi="Times New Roman" w:cs="Times New Roman"/>
          <w:b/>
          <w:bCs/>
        </w:rPr>
        <w:t xml:space="preserve">potential </w:t>
      </w:r>
      <w:r w:rsidR="00802CCC">
        <w:rPr>
          <w:rFonts w:ascii="Times New Roman" w:hAnsi="Times New Roman" w:cs="Times New Roman"/>
          <w:b/>
          <w:bCs/>
        </w:rPr>
        <w:t>solution with</w:t>
      </w:r>
      <w:r>
        <w:rPr>
          <w:rFonts w:ascii="Times New Roman" w:hAnsi="Times New Roman" w:cs="Times New Roman"/>
          <w:b/>
          <w:bCs/>
        </w:rPr>
        <w:t xml:space="preserve"> challenges</w:t>
      </w:r>
    </w:p>
    <w:p w:rsidRPr="00EA511A" w:rsidR="00AC1ADB" w:rsidP="00F1039A" w:rsidRDefault="00AC1ADB" w14:paraId="1ECF99CB" w14:textId="61F7E905">
      <w:pPr>
        <w:spacing w:after="60" w:line="240" w:lineRule="auto"/>
        <w:jc w:val="both"/>
        <w:rPr>
          <w:rFonts w:ascii="Times New Roman" w:hAnsi="Times New Roman" w:cs="Times New Roman"/>
        </w:rPr>
      </w:pPr>
      <w:r w:rsidRPr="500407E8" w:rsidR="5A2D61EB">
        <w:rPr>
          <w:rFonts w:ascii="Times New Roman" w:hAnsi="Times New Roman" w:cs="Times New Roman"/>
        </w:rPr>
        <w:t xml:space="preserve">As an alternative to </w:t>
      </w:r>
      <w:ins w:author="David B Dahl" w:date="2023-02-19T04:00:55.716Z" w:id="509965348">
        <w:r w:rsidRPr="500407E8" w:rsidR="6A5B55E0">
          <w:rPr>
            <w:rFonts w:ascii="Times New Roman" w:hAnsi="Times New Roman" w:cs="Times New Roman"/>
          </w:rPr>
          <w:t xml:space="preserve">ad=hoc </w:t>
        </w:r>
      </w:ins>
      <w:ins w:author="David B Dahl" w:date="2023-02-19T04:01:14.576Z" w:id="1021596423">
        <w:r w:rsidRPr="500407E8" w:rsidR="6A5B55E0">
          <w:rPr>
            <w:rFonts w:ascii="Times New Roman" w:hAnsi="Times New Roman" w:cs="Times New Roman"/>
          </w:rPr>
          <w:t xml:space="preserve">approach based on </w:t>
        </w:r>
        <w:r w:rsidRPr="500407E8" w:rsidR="6A5B55E0">
          <w:rPr>
            <w:rFonts w:ascii="Times New Roman" w:hAnsi="Times New Roman" w:cs="Times New Roman"/>
          </w:rPr>
          <w:t xml:space="preserve">the </w:t>
        </w:r>
      </w:ins>
      <w:del w:author="David B Dahl" w:date="2023-02-19T04:01:16.685Z" w:id="476014067">
        <w:r w:rsidRPr="500407E8" w:rsidDel="5A2D61EB">
          <w:rPr>
            <w:rFonts w:ascii="Times New Roman" w:hAnsi="Times New Roman" w:cs="Times New Roman"/>
          </w:rPr>
          <w:delText>this</w:delText>
        </w:r>
        <w:r w:rsidRPr="500407E8" w:rsidDel="5A2D61EB">
          <w:rPr>
            <w:rFonts w:ascii="Times New Roman" w:hAnsi="Times New Roman" w:cs="Times New Roman"/>
          </w:rPr>
          <w:delText xml:space="preserve"> </w:delText>
        </w:r>
      </w:del>
      <w:r w:rsidRPr="500407E8" w:rsidR="5A2D61EB">
        <w:rPr>
          <w:rFonts w:ascii="Times New Roman" w:hAnsi="Times New Roman" w:cs="Times New Roman"/>
        </w:rPr>
        <w:t>clinician</w:t>
      </w:r>
      <w:ins w:author="David B Dahl" w:date="2023-02-19T04:01:24.11Z" w:id="1544560223">
        <w:r w:rsidRPr="500407E8" w:rsidR="76AAC634">
          <w:rPr>
            <w:rFonts w:ascii="Times New Roman" w:hAnsi="Times New Roman" w:cs="Times New Roman"/>
          </w:rPr>
          <w:t>’s intuition</w:t>
        </w:r>
      </w:ins>
      <w:del w:author="David B Dahl" w:date="2023-02-19T04:01:27.39Z" w:id="341667672">
        <w:r w:rsidRPr="500407E8" w:rsidDel="5A2D61EB">
          <w:rPr>
            <w:rFonts w:ascii="Times New Roman" w:hAnsi="Times New Roman" w:cs="Times New Roman"/>
          </w:rPr>
          <w:delText>-centric approach</w:delText>
        </w:r>
      </w:del>
      <w:r w:rsidRPr="500407E8" w:rsidR="5A2D61EB">
        <w:rPr>
          <w:rFonts w:ascii="Times New Roman" w:hAnsi="Times New Roman" w:cs="Times New Roman"/>
        </w:rPr>
        <w:t xml:space="preserve">, model-based treatment planning would use computational models of acoustic, temperature, and tissue-damage distributions to guide patient treatments.  It </w:t>
      </w:r>
      <w:r w:rsidRPr="500407E8" w:rsidR="2D5A4711">
        <w:rPr>
          <w:rFonts w:ascii="Times New Roman" w:hAnsi="Times New Roman" w:cs="Times New Roman"/>
        </w:rPr>
        <w:t>w</w:t>
      </w:r>
      <w:r w:rsidRPr="500407E8" w:rsidR="5A2D61EB">
        <w:rPr>
          <w:rFonts w:ascii="Times New Roman" w:hAnsi="Times New Roman" w:cs="Times New Roman"/>
        </w:rPr>
        <w:t xml:space="preserve">ould include optimization of the treatment path, </w:t>
      </w:r>
      <w:r w:rsidRPr="500407E8" w:rsidR="52F1E2BD">
        <w:rPr>
          <w:rFonts w:ascii="Times New Roman" w:hAnsi="Times New Roman" w:cs="Times New Roman"/>
        </w:rPr>
        <w:t>heating</w:t>
      </w:r>
      <w:r w:rsidRPr="500407E8" w:rsidR="5A2D61EB">
        <w:rPr>
          <w:rFonts w:ascii="Times New Roman" w:hAnsi="Times New Roman" w:cs="Times New Roman"/>
        </w:rPr>
        <w:t xml:space="preserve"> duration and power-levels that will most effectively ablate the target tumor while sparing healthy tissues.  </w:t>
      </w:r>
      <w:r w:rsidRPr="500407E8" w:rsidR="1464F405">
        <w:rPr>
          <w:rFonts w:ascii="Times New Roman" w:hAnsi="Times New Roman" w:cs="Times New Roman"/>
        </w:rPr>
        <w:t>However</w:t>
      </w:r>
      <w:r w:rsidRPr="500407E8" w:rsidR="1464F405">
        <w:rPr>
          <w:rFonts w:ascii="Times New Roman" w:hAnsi="Times New Roman" w:cs="Times New Roman"/>
        </w:rPr>
        <w:t xml:space="preserve">, before </w:t>
      </w:r>
      <w:r w:rsidRPr="500407E8" w:rsidR="1464F405">
        <w:rPr>
          <w:rFonts w:ascii="Times New Roman" w:hAnsi="Times New Roman" w:cs="Times New Roman"/>
        </w:rPr>
        <w:t xml:space="preserve">model-based treatment planning for </w:t>
      </w:r>
      <w:proofErr w:type="spellStart"/>
      <w:r w:rsidRPr="500407E8" w:rsidR="1464F405">
        <w:rPr>
          <w:rFonts w:ascii="Times New Roman" w:hAnsi="Times New Roman" w:cs="Times New Roman"/>
        </w:rPr>
        <w:t>MRgFUS</w:t>
      </w:r>
      <w:proofErr w:type="spellEnd"/>
      <w:r w:rsidRPr="500407E8" w:rsidR="1464F405">
        <w:rPr>
          <w:rFonts w:ascii="Times New Roman" w:hAnsi="Times New Roman" w:cs="Times New Roman"/>
        </w:rPr>
        <w:t xml:space="preserve"> </w:t>
      </w:r>
      <w:proofErr w:type="gramStart"/>
      <w:r w:rsidRPr="500407E8" w:rsidR="1464F405">
        <w:rPr>
          <w:rFonts w:ascii="Times New Roman" w:hAnsi="Times New Roman" w:cs="Times New Roman"/>
        </w:rPr>
        <w:t>become</w:t>
      </w:r>
      <w:proofErr w:type="gramEnd"/>
      <w:r w:rsidRPr="500407E8" w:rsidR="1464F405">
        <w:rPr>
          <w:rFonts w:ascii="Times New Roman" w:hAnsi="Times New Roman" w:cs="Times New Roman"/>
        </w:rPr>
        <w:t xml:space="preserve"> a reality, the acoustic and thermal models used for computational models </w:t>
      </w:r>
      <w:proofErr w:type="gramStart"/>
      <w:r w:rsidRPr="500407E8" w:rsidR="1464F405">
        <w:rPr>
          <w:rFonts w:ascii="Times New Roman" w:hAnsi="Times New Roman" w:cs="Times New Roman"/>
        </w:rPr>
        <w:t>require</w:t>
      </w:r>
      <w:proofErr w:type="gramEnd"/>
      <w:r w:rsidRPr="500407E8" w:rsidR="1464F405">
        <w:rPr>
          <w:rFonts w:ascii="Times New Roman" w:hAnsi="Times New Roman" w:cs="Times New Roman"/>
        </w:rPr>
        <w:t xml:space="preserve"> improvement and extensive validation.</w:t>
      </w:r>
      <w:r w:rsidRPr="500407E8" w:rsidR="1464F405">
        <w:rPr>
          <w:rFonts w:ascii="Times New Roman" w:hAnsi="Times New Roman" w:cs="Times New Roman"/>
        </w:rPr>
        <w:t xml:space="preserve"> Additionally, g</w:t>
      </w:r>
      <w:r w:rsidRPr="500407E8" w:rsidR="5A2D61EB">
        <w:rPr>
          <w:rFonts w:ascii="Times New Roman" w:hAnsi="Times New Roman" w:cs="Times New Roman"/>
        </w:rPr>
        <w:t xml:space="preserve">iven the </w:t>
      </w:r>
      <w:r w:rsidRPr="500407E8" w:rsidR="3D13E5A4">
        <w:rPr>
          <w:rFonts w:ascii="Times New Roman" w:hAnsi="Times New Roman" w:cs="Times New Roman"/>
        </w:rPr>
        <w:t>24</w:t>
      </w:r>
      <w:r w:rsidRPr="500407E8" w:rsidR="3D13E5A4">
        <w:rPr>
          <w:rFonts w:ascii="Times New Roman" w:hAnsi="Times New Roman" w:cs="Times New Roman"/>
        </w:rPr>
        <w:t>-to-</w:t>
      </w:r>
      <w:r w:rsidRPr="500407E8" w:rsidR="3D13E5A4">
        <w:rPr>
          <w:rFonts w:ascii="Times New Roman" w:hAnsi="Times New Roman" w:cs="Times New Roman"/>
        </w:rPr>
        <w:t xml:space="preserve">48-hour </w:t>
      </w:r>
      <w:r w:rsidRPr="500407E8" w:rsidR="5A2D61EB">
        <w:rPr>
          <w:rFonts w:ascii="Times New Roman" w:hAnsi="Times New Roman" w:cs="Times New Roman"/>
        </w:rPr>
        <w:t xml:space="preserve">treatment planning window, the thousands of computational scenarios necessary for treatment optimization would require </w:t>
      </w:r>
      <w:r w:rsidRPr="500407E8" w:rsidR="1464F405">
        <w:rPr>
          <w:rFonts w:ascii="Times New Roman" w:hAnsi="Times New Roman" w:cs="Times New Roman"/>
        </w:rPr>
        <w:t>a faster, streamlined modeling process that can</w:t>
      </w:r>
      <w:r w:rsidRPr="500407E8" w:rsidR="5A2D61EB">
        <w:rPr>
          <w:rFonts w:ascii="Times New Roman" w:hAnsi="Times New Roman" w:cs="Times New Roman"/>
        </w:rPr>
        <w:t xml:space="preserve"> be completed in seconds </w:t>
      </w:r>
      <w:r w:rsidRPr="500407E8" w:rsidR="0BDC9930">
        <w:rPr>
          <w:rFonts w:ascii="Times New Roman" w:hAnsi="Times New Roman" w:cs="Times New Roman"/>
        </w:rPr>
        <w:t>or</w:t>
      </w:r>
      <w:r w:rsidRPr="500407E8" w:rsidR="5A2D61EB">
        <w:rPr>
          <w:rFonts w:ascii="Times New Roman" w:hAnsi="Times New Roman" w:cs="Times New Roman"/>
        </w:rPr>
        <w:t xml:space="preserve"> minutes.</w:t>
      </w:r>
      <w:del w:author="David B Dahl" w:date="2023-02-19T04:17:48.831Z" w:id="1698576451">
        <w:r w:rsidRPr="500407E8" w:rsidDel="5A2D61EB">
          <w:rPr>
            <w:rFonts w:ascii="Times New Roman" w:hAnsi="Times New Roman" w:cs="Times New Roman"/>
          </w:rPr>
          <w:delText xml:space="preserve">  </w:delText>
        </w:r>
      </w:del>
    </w:p>
    <w:p w:rsidR="008A651A" w:rsidP="00EA511A" w:rsidRDefault="008A651A" w14:paraId="38FAD2A2" w14:textId="0A01264E">
      <w:pPr>
        <w:pStyle w:val="ListParagraph"/>
        <w:numPr>
          <w:ilvl w:val="0"/>
          <w:numId w:val="23"/>
        </w:numPr>
        <w:spacing w:after="0" w:line="240" w:lineRule="auto"/>
        <w:ind w:left="720"/>
        <w:jc w:val="both"/>
        <w:rPr>
          <w:rFonts w:ascii="Times New Roman" w:hAnsi="Times New Roman" w:cs="Times New Roman"/>
          <w:b/>
          <w:bCs/>
        </w:rPr>
      </w:pPr>
      <w:r>
        <w:rPr>
          <w:rFonts w:ascii="Times New Roman" w:hAnsi="Times New Roman" w:cs="Times New Roman"/>
          <w:b/>
          <w:bCs/>
        </w:rPr>
        <w:t>Study Hypothes</w:t>
      </w:r>
      <w:r w:rsidR="00AC1ADB">
        <w:rPr>
          <w:rFonts w:ascii="Times New Roman" w:hAnsi="Times New Roman" w:cs="Times New Roman"/>
          <w:b/>
          <w:bCs/>
        </w:rPr>
        <w:t>i</w:t>
      </w:r>
      <w:r>
        <w:rPr>
          <w:rFonts w:ascii="Times New Roman" w:hAnsi="Times New Roman" w:cs="Times New Roman"/>
          <w:b/>
          <w:bCs/>
        </w:rPr>
        <w:t>s</w:t>
      </w:r>
    </w:p>
    <w:p w:rsidRPr="00AC1ADB" w:rsidR="008A651A" w:rsidP="00EA511A" w:rsidRDefault="00AC1ADB" w14:paraId="4BABF2A1" w14:textId="5E219AB5">
      <w:pPr>
        <w:spacing w:after="60" w:line="240" w:lineRule="auto"/>
        <w:jc w:val="both"/>
        <w:rPr>
          <w:rFonts w:ascii="Times New Roman" w:hAnsi="Times New Roman" w:cs="Times New Roman"/>
          <w:b/>
          <w:bCs/>
        </w:rPr>
      </w:pPr>
      <w:r w:rsidRPr="00AC1ADB">
        <w:rPr>
          <w:rFonts w:ascii="Times New Roman" w:hAnsi="Times New Roman" w:cs="Times New Roman"/>
        </w:rPr>
        <w:t>Our team hypothesizes that model-based treatment planning can improve pre-surgical decision making by augmenting the extent and relevance of presurgical simulations. These models would predict and</w:t>
      </w:r>
      <w:r w:rsidR="00F766AF">
        <w:rPr>
          <w:rFonts w:ascii="Times New Roman" w:hAnsi="Times New Roman" w:cs="Times New Roman"/>
        </w:rPr>
        <w:t>,</w:t>
      </w:r>
      <w:r w:rsidRPr="00AC1ADB">
        <w:rPr>
          <w:rFonts w:ascii="Times New Roman" w:hAnsi="Times New Roman" w:cs="Times New Roman"/>
        </w:rPr>
        <w:t xml:space="preserve"> in turn</w:t>
      </w:r>
      <w:r w:rsidR="00F766AF">
        <w:rPr>
          <w:rFonts w:ascii="Times New Roman" w:hAnsi="Times New Roman" w:cs="Times New Roman"/>
        </w:rPr>
        <w:t>,</w:t>
      </w:r>
      <w:r w:rsidRPr="00AC1ADB">
        <w:rPr>
          <w:rFonts w:ascii="Times New Roman" w:hAnsi="Times New Roman" w:cs="Times New Roman"/>
        </w:rPr>
        <w:t xml:space="preserve"> avoid problems that would otherwise extend the course of treatment. We seek to test this hypothesis by building a </w:t>
      </w:r>
      <w:proofErr w:type="spellStart"/>
      <w:r w:rsidRPr="00AC1ADB">
        <w:rPr>
          <w:rFonts w:ascii="Times New Roman" w:hAnsi="Times New Roman" w:cs="Times New Roman"/>
        </w:rPr>
        <w:t>MRgFUS</w:t>
      </w:r>
      <w:proofErr w:type="spellEnd"/>
      <w:r w:rsidRPr="00AC1ADB">
        <w:rPr>
          <w:rFonts w:ascii="Times New Roman" w:hAnsi="Times New Roman" w:cs="Times New Roman"/>
        </w:rPr>
        <w:t xml:space="preserve"> simulation framework that can be executed by a member of the surgical team within a realistic time frame and with realistic accuracy.</w:t>
      </w:r>
    </w:p>
    <w:p w:rsidR="008A651A" w:rsidP="00EA511A" w:rsidRDefault="008A651A" w14:paraId="790172B5" w14:textId="7350EDD4">
      <w:pPr>
        <w:pStyle w:val="ListParagraph"/>
        <w:numPr>
          <w:ilvl w:val="0"/>
          <w:numId w:val="23"/>
        </w:numPr>
        <w:spacing w:after="0" w:line="240" w:lineRule="auto"/>
        <w:ind w:left="720"/>
        <w:jc w:val="both"/>
        <w:rPr>
          <w:rFonts w:ascii="Times New Roman" w:hAnsi="Times New Roman" w:cs="Times New Roman"/>
          <w:b/>
          <w:bCs/>
        </w:rPr>
      </w:pPr>
      <w:r>
        <w:rPr>
          <w:rFonts w:ascii="Times New Roman" w:hAnsi="Times New Roman" w:cs="Times New Roman"/>
          <w:b/>
          <w:bCs/>
        </w:rPr>
        <w:t>Study Methodology</w:t>
      </w:r>
    </w:p>
    <w:p w:rsidRPr="00AC1ADB" w:rsidR="008A651A" w:rsidP="00EA511A" w:rsidRDefault="00581CB9" w14:paraId="02C0DE5F" w14:textId="64D70E99">
      <w:pPr>
        <w:spacing w:after="60" w:line="240" w:lineRule="auto"/>
        <w:jc w:val="both"/>
        <w:rPr>
          <w:rFonts w:ascii="Times New Roman" w:hAnsi="Times New Roman" w:cs="Times New Roman"/>
        </w:rPr>
      </w:pPr>
      <w:r>
        <w:rPr>
          <w:rFonts w:ascii="Times New Roman" w:hAnsi="Times New Roman" w:cs="Times New Roman"/>
        </w:rPr>
        <w:t>An initial investigation of the</w:t>
      </w:r>
      <w:r w:rsidR="00AC1ADB">
        <w:rPr>
          <w:rFonts w:ascii="Times New Roman" w:hAnsi="Times New Roman" w:cs="Times New Roman"/>
        </w:rPr>
        <w:t xml:space="preserve"> study hypothesis presented above will be </w:t>
      </w:r>
      <w:r>
        <w:rPr>
          <w:rFonts w:ascii="Times New Roman" w:hAnsi="Times New Roman" w:cs="Times New Roman"/>
        </w:rPr>
        <w:t>performed</w:t>
      </w:r>
      <w:r w:rsidR="00AC1ADB">
        <w:rPr>
          <w:rFonts w:ascii="Times New Roman" w:hAnsi="Times New Roman" w:cs="Times New Roman"/>
        </w:rPr>
        <w:t xml:space="preserve"> in three specific aims </w:t>
      </w:r>
      <w:r w:rsidR="00802CCC">
        <w:rPr>
          <w:rFonts w:ascii="Times New Roman" w:hAnsi="Times New Roman" w:cs="Times New Roman"/>
        </w:rPr>
        <w:t>to 1) improve</w:t>
      </w:r>
      <w:r w:rsidR="00AC1ADB">
        <w:rPr>
          <w:rFonts w:ascii="Times New Roman" w:hAnsi="Times New Roman" w:cs="Times New Roman"/>
        </w:rPr>
        <w:t xml:space="preserve"> modeling accuracy for </w:t>
      </w:r>
      <w:proofErr w:type="spellStart"/>
      <w:r w:rsidR="00AC1ADB">
        <w:rPr>
          <w:rFonts w:ascii="Times New Roman" w:hAnsi="Times New Roman" w:cs="Times New Roman"/>
        </w:rPr>
        <w:t>MRgFUS</w:t>
      </w:r>
      <w:proofErr w:type="spellEnd"/>
      <w:r w:rsidR="00AC1ADB">
        <w:rPr>
          <w:rFonts w:ascii="Times New Roman" w:hAnsi="Times New Roman" w:cs="Times New Roman"/>
        </w:rPr>
        <w:t xml:space="preserve"> treatments, </w:t>
      </w:r>
      <w:r w:rsidR="00802CCC">
        <w:rPr>
          <w:rFonts w:ascii="Times New Roman" w:hAnsi="Times New Roman" w:cs="Times New Roman"/>
        </w:rPr>
        <w:t>2) reduce</w:t>
      </w:r>
      <w:r w:rsidR="00AC1ADB">
        <w:rPr>
          <w:rFonts w:ascii="Times New Roman" w:hAnsi="Times New Roman" w:cs="Times New Roman"/>
        </w:rPr>
        <w:t xml:space="preserve"> the computational time and cost of those models, and </w:t>
      </w:r>
      <w:r w:rsidR="00802CCC">
        <w:rPr>
          <w:rFonts w:ascii="Times New Roman" w:hAnsi="Times New Roman" w:cs="Times New Roman"/>
        </w:rPr>
        <w:t xml:space="preserve">3) </w:t>
      </w:r>
      <w:r w:rsidR="00AC1ADB">
        <w:rPr>
          <w:rFonts w:ascii="Times New Roman" w:hAnsi="Times New Roman" w:cs="Times New Roman"/>
        </w:rPr>
        <w:t>assess the appropriate product-market fit for our proposed</w:t>
      </w:r>
      <w:r w:rsidR="004B44AF">
        <w:rPr>
          <w:rFonts w:ascii="Times New Roman" w:hAnsi="Times New Roman" w:cs="Times New Roman"/>
        </w:rPr>
        <w:t xml:space="preserve"> treatment planning</w:t>
      </w:r>
      <w:r w:rsidR="00AC1ADB">
        <w:rPr>
          <w:rFonts w:ascii="Times New Roman" w:hAnsi="Times New Roman" w:cs="Times New Roman"/>
        </w:rPr>
        <w:t xml:space="preserve"> platform</w:t>
      </w:r>
      <w:r w:rsidR="00802CCC">
        <w:rPr>
          <w:rFonts w:ascii="Times New Roman" w:hAnsi="Times New Roman" w:cs="Times New Roman"/>
        </w:rPr>
        <w:t xml:space="preserve"> within the US healthcare system</w:t>
      </w:r>
      <w:r w:rsidR="00AC1ADB">
        <w:rPr>
          <w:rFonts w:ascii="Times New Roman" w:hAnsi="Times New Roman" w:cs="Times New Roman"/>
        </w:rPr>
        <w:t>.</w:t>
      </w:r>
      <w:r>
        <w:rPr>
          <w:rFonts w:ascii="Times New Roman" w:hAnsi="Times New Roman" w:cs="Times New Roman"/>
        </w:rPr>
        <w:t xml:space="preserve">  While these aims are insufficient to fully </w:t>
      </w:r>
      <w:r w:rsidR="00AD3FFC">
        <w:rPr>
          <w:rFonts w:ascii="Times New Roman" w:hAnsi="Times New Roman" w:cs="Times New Roman"/>
        </w:rPr>
        <w:t>investigate</w:t>
      </w:r>
      <w:r>
        <w:rPr>
          <w:rFonts w:ascii="Times New Roman" w:hAnsi="Times New Roman" w:cs="Times New Roman"/>
        </w:rPr>
        <w:t xml:space="preserve"> the study hypothesis, they will provide </w:t>
      </w:r>
      <w:r w:rsidR="00ED28B2">
        <w:rPr>
          <w:rFonts w:ascii="Times New Roman" w:hAnsi="Times New Roman" w:cs="Times New Roman"/>
        </w:rPr>
        <w:t>crucial</w:t>
      </w:r>
      <w:r>
        <w:rPr>
          <w:rFonts w:ascii="Times New Roman" w:hAnsi="Times New Roman" w:cs="Times New Roman"/>
        </w:rPr>
        <w:t xml:space="preserve"> preliminary data and </w:t>
      </w:r>
      <w:r w:rsidR="00ED28B2">
        <w:rPr>
          <w:rFonts w:ascii="Times New Roman" w:hAnsi="Times New Roman" w:cs="Times New Roman"/>
        </w:rPr>
        <w:t>will be the catalyst</w:t>
      </w:r>
      <w:r>
        <w:rPr>
          <w:rFonts w:ascii="Times New Roman" w:hAnsi="Times New Roman" w:cs="Times New Roman"/>
        </w:rPr>
        <w:t xml:space="preserve"> for our planned external funding proposals, in which we will extensively </w:t>
      </w:r>
      <w:r w:rsidR="00AD3FFC">
        <w:rPr>
          <w:rFonts w:ascii="Times New Roman" w:hAnsi="Times New Roman" w:cs="Times New Roman"/>
        </w:rPr>
        <w:t>explore</w:t>
      </w:r>
      <w:r>
        <w:rPr>
          <w:rFonts w:ascii="Times New Roman" w:hAnsi="Times New Roman" w:cs="Times New Roman"/>
        </w:rPr>
        <w:t xml:space="preserve"> model-based treatment planning’s challenges and opportunities.</w:t>
      </w:r>
    </w:p>
    <w:p w:rsidR="008A651A" w:rsidP="00EA511A" w:rsidRDefault="008A651A" w14:paraId="306C1049" w14:textId="53B94D8E">
      <w:pPr>
        <w:spacing w:after="60" w:line="240" w:lineRule="auto"/>
        <w:jc w:val="both"/>
        <w:rPr>
          <w:rFonts w:ascii="Times New Roman" w:hAnsi="Times New Roman" w:cs="Times New Roman"/>
          <w:b/>
          <w:bCs/>
        </w:rPr>
      </w:pPr>
      <w:r>
        <w:rPr>
          <w:rFonts w:ascii="Times New Roman" w:hAnsi="Times New Roman" w:cs="Times New Roman"/>
          <w:b/>
          <w:bCs/>
        </w:rPr>
        <w:lastRenderedPageBreak/>
        <w:t>Aim 1</w:t>
      </w:r>
      <w:r w:rsidR="00032D0D">
        <w:rPr>
          <w:rFonts w:ascii="Times New Roman" w:hAnsi="Times New Roman" w:cs="Times New Roman"/>
          <w:b/>
          <w:bCs/>
        </w:rPr>
        <w:t>:</w:t>
      </w:r>
      <w:r w:rsidR="00AC1ADB">
        <w:rPr>
          <w:rFonts w:ascii="Times New Roman" w:hAnsi="Times New Roman" w:cs="Times New Roman"/>
          <w:b/>
          <w:bCs/>
        </w:rPr>
        <w:t xml:space="preserve"> </w:t>
      </w:r>
      <w:r w:rsidRPr="00AC1ADB" w:rsidR="00AC1ADB">
        <w:rPr>
          <w:rFonts w:ascii="Times New Roman" w:hAnsi="Times New Roman" w:cs="Times New Roman"/>
        </w:rPr>
        <w:t xml:space="preserve">Improve </w:t>
      </w:r>
      <w:r w:rsidR="00AD3FFC">
        <w:rPr>
          <w:rFonts w:ascii="Times New Roman" w:hAnsi="Times New Roman" w:cs="Times New Roman"/>
        </w:rPr>
        <w:t xml:space="preserve">predictive </w:t>
      </w:r>
      <w:r w:rsidRPr="00AC1ADB" w:rsidR="00AC1ADB">
        <w:rPr>
          <w:rFonts w:ascii="Times New Roman" w:hAnsi="Times New Roman" w:cs="Times New Roman"/>
        </w:rPr>
        <w:t>model accuracy</w:t>
      </w:r>
      <w:r w:rsidR="00AD3FFC">
        <w:rPr>
          <w:rFonts w:ascii="Times New Roman" w:hAnsi="Times New Roman" w:cs="Times New Roman"/>
        </w:rPr>
        <w:t xml:space="preserve"> for breast cancer </w:t>
      </w:r>
      <w:proofErr w:type="spellStart"/>
      <w:r w:rsidR="00AD3FFC">
        <w:rPr>
          <w:rFonts w:ascii="Times New Roman" w:hAnsi="Times New Roman" w:cs="Times New Roman"/>
        </w:rPr>
        <w:t>MRgFUS</w:t>
      </w:r>
      <w:proofErr w:type="spellEnd"/>
      <w:r w:rsidR="00AD3FFC">
        <w:rPr>
          <w:rFonts w:ascii="Times New Roman" w:hAnsi="Times New Roman" w:cs="Times New Roman"/>
        </w:rPr>
        <w:t xml:space="preserve"> treatments</w:t>
      </w:r>
      <w:r w:rsidRPr="00AC1ADB" w:rsidR="00AC1ADB">
        <w:rPr>
          <w:rFonts w:ascii="Times New Roman" w:hAnsi="Times New Roman" w:cs="Times New Roman"/>
        </w:rPr>
        <w:t xml:space="preserve">.  Develop models that </w:t>
      </w:r>
      <w:r w:rsidR="00AD3FFC">
        <w:rPr>
          <w:rFonts w:ascii="Times New Roman" w:hAnsi="Times New Roman" w:cs="Times New Roman"/>
        </w:rPr>
        <w:t>include</w:t>
      </w:r>
      <w:r w:rsidRPr="00AC1ADB" w:rsidR="00AC1ADB">
        <w:rPr>
          <w:rFonts w:ascii="Times New Roman" w:hAnsi="Times New Roman" w:cs="Times New Roman"/>
        </w:rPr>
        <w:t xml:space="preserve"> (a) temperature-dependent tissue properties, (b) water-content weighted property distributions, an</w:t>
      </w:r>
      <w:r w:rsidR="00AD3FFC">
        <w:rPr>
          <w:rFonts w:ascii="Times New Roman" w:hAnsi="Times New Roman" w:cs="Times New Roman"/>
        </w:rPr>
        <w:t>d</w:t>
      </w:r>
      <w:r w:rsidRPr="00AC1ADB" w:rsidR="00AC1ADB">
        <w:rPr>
          <w:rFonts w:ascii="Times New Roman" w:hAnsi="Times New Roman" w:cs="Times New Roman"/>
        </w:rPr>
        <w:t xml:space="preserve"> (c) </w:t>
      </w:r>
      <w:r w:rsidR="00AD3FFC">
        <w:rPr>
          <w:rFonts w:ascii="Times New Roman" w:hAnsi="Times New Roman" w:cs="Times New Roman"/>
        </w:rPr>
        <w:t>quantification of</w:t>
      </w:r>
      <w:r w:rsidRPr="00AC1ADB" w:rsidR="00AC1ADB">
        <w:rPr>
          <w:rFonts w:ascii="Times New Roman" w:hAnsi="Times New Roman" w:cs="Times New Roman"/>
        </w:rPr>
        <w:t xml:space="preserve"> model output uncertainty based on uncertainty of model inputs.  Comparison with actual treatment data </w:t>
      </w:r>
      <w:r w:rsidR="00581CB9">
        <w:rPr>
          <w:rFonts w:ascii="Times New Roman" w:hAnsi="Times New Roman" w:cs="Times New Roman"/>
        </w:rPr>
        <w:t xml:space="preserve">from breast </w:t>
      </w:r>
      <w:proofErr w:type="spellStart"/>
      <w:r w:rsidR="00581CB9">
        <w:rPr>
          <w:rFonts w:ascii="Times New Roman" w:hAnsi="Times New Roman" w:cs="Times New Roman"/>
        </w:rPr>
        <w:t>MRgFUS</w:t>
      </w:r>
      <w:proofErr w:type="spellEnd"/>
      <w:r w:rsidR="00581CB9">
        <w:rPr>
          <w:rFonts w:ascii="Times New Roman" w:hAnsi="Times New Roman" w:cs="Times New Roman"/>
        </w:rPr>
        <w:t xml:space="preserve"> clinical trials at the University of Utah will provide evidence for model validation</w:t>
      </w:r>
      <w:r w:rsidRPr="00AC1ADB" w:rsidR="00AC1ADB">
        <w:rPr>
          <w:rFonts w:ascii="Times New Roman" w:hAnsi="Times New Roman" w:cs="Times New Roman"/>
        </w:rPr>
        <w:t>.</w:t>
      </w:r>
    </w:p>
    <w:p w:rsidR="00581CB9" w:rsidP="00EA511A" w:rsidRDefault="00032D0D" w14:paraId="3AA488EE" w14:textId="04261932">
      <w:pPr>
        <w:spacing w:after="60" w:line="240" w:lineRule="auto"/>
        <w:jc w:val="both"/>
        <w:rPr>
          <w:rFonts w:ascii="Times New Roman" w:hAnsi="Times New Roman" w:cs="Times New Roman"/>
        </w:rPr>
      </w:pPr>
      <w:r>
        <w:rPr>
          <w:rFonts w:ascii="Times New Roman" w:hAnsi="Times New Roman" w:cs="Times New Roman"/>
          <w:b/>
          <w:bCs/>
        </w:rPr>
        <w:t>Rationale:</w:t>
      </w:r>
      <w:r w:rsidR="00581CB9">
        <w:rPr>
          <w:rFonts w:ascii="Times New Roman" w:hAnsi="Times New Roman" w:cs="Times New Roman"/>
          <w:b/>
          <w:bCs/>
        </w:rPr>
        <w:t xml:space="preserve"> </w:t>
      </w:r>
      <w:r w:rsidR="009218AD">
        <w:rPr>
          <w:rFonts w:ascii="Times New Roman" w:hAnsi="Times New Roman" w:cs="Times New Roman"/>
        </w:rPr>
        <w:t xml:space="preserve">Improved and clinically validated </w:t>
      </w:r>
      <w:proofErr w:type="spellStart"/>
      <w:r w:rsidR="009218AD">
        <w:rPr>
          <w:rFonts w:ascii="Times New Roman" w:hAnsi="Times New Roman" w:cs="Times New Roman"/>
        </w:rPr>
        <w:t>MRgFUS</w:t>
      </w:r>
      <w:proofErr w:type="spellEnd"/>
      <w:r w:rsidR="009218AD">
        <w:rPr>
          <w:rFonts w:ascii="Times New Roman" w:hAnsi="Times New Roman" w:cs="Times New Roman"/>
        </w:rPr>
        <w:t xml:space="preserve"> models are essential for the widespread adoption of model-based treatment planning. </w:t>
      </w:r>
      <w:r w:rsidR="00581CB9">
        <w:rPr>
          <w:rFonts w:ascii="Times New Roman" w:hAnsi="Times New Roman" w:cs="Times New Roman"/>
        </w:rPr>
        <w:t xml:space="preserve">Most </w:t>
      </w:r>
      <w:r w:rsidR="009218AD">
        <w:rPr>
          <w:rFonts w:ascii="Times New Roman" w:hAnsi="Times New Roman" w:cs="Times New Roman"/>
        </w:rPr>
        <w:t xml:space="preserve">current </w:t>
      </w:r>
      <w:proofErr w:type="spellStart"/>
      <w:r w:rsidR="00581CB9">
        <w:rPr>
          <w:rFonts w:ascii="Times New Roman" w:hAnsi="Times New Roman" w:cs="Times New Roman"/>
        </w:rPr>
        <w:t>MRgFUS</w:t>
      </w:r>
      <w:proofErr w:type="spellEnd"/>
      <w:r w:rsidR="00581CB9">
        <w:rPr>
          <w:rFonts w:ascii="Times New Roman" w:hAnsi="Times New Roman" w:cs="Times New Roman"/>
        </w:rPr>
        <w:t xml:space="preserve"> </w:t>
      </w:r>
      <w:r w:rsidR="009218AD">
        <w:rPr>
          <w:rFonts w:ascii="Times New Roman" w:hAnsi="Times New Roman" w:cs="Times New Roman"/>
        </w:rPr>
        <w:t>models</w:t>
      </w:r>
      <w:r w:rsidR="00581CB9">
        <w:rPr>
          <w:rFonts w:ascii="Times New Roman" w:hAnsi="Times New Roman" w:cs="Times New Roman"/>
        </w:rPr>
        <w:t xml:space="preserve"> utilize the </w:t>
      </w:r>
      <w:proofErr w:type="spellStart"/>
      <w:r w:rsidR="00581CB9">
        <w:rPr>
          <w:rFonts w:ascii="Times New Roman" w:hAnsi="Times New Roman" w:cs="Times New Roman"/>
        </w:rPr>
        <w:t>Pennes</w:t>
      </w:r>
      <w:proofErr w:type="spellEnd"/>
      <w:r w:rsidR="00581CB9">
        <w:rPr>
          <w:rFonts w:ascii="Times New Roman" w:hAnsi="Times New Roman" w:cs="Times New Roman"/>
        </w:rPr>
        <w:t xml:space="preserve"> bioheat equation to predict how thermal energy from the focused ultrasound heats up</w:t>
      </w:r>
      <w:r w:rsidR="009218AD">
        <w:rPr>
          <w:rFonts w:ascii="Times New Roman" w:hAnsi="Times New Roman" w:cs="Times New Roman"/>
        </w:rPr>
        <w:t xml:space="preserve"> the </w:t>
      </w:r>
      <w:r w:rsidR="00581CB9">
        <w:rPr>
          <w:rFonts w:ascii="Times New Roman" w:hAnsi="Times New Roman" w:cs="Times New Roman"/>
        </w:rPr>
        <w:t>tissue and then dissipates through the tissues</w:t>
      </w:r>
      <w:r w:rsidR="009218AD">
        <w:rPr>
          <w:rFonts w:ascii="Times New Roman" w:hAnsi="Times New Roman" w:cs="Times New Roman"/>
        </w:rPr>
        <w:t xml:space="preserve"> </w:t>
      </w:r>
      <w:r w:rsidR="009218AD">
        <w:rPr>
          <w:rFonts w:ascii="Times New Roman" w:hAnsi="Times New Roman" w:cs="Times New Roman"/>
        </w:rPr>
        <w:fldChar w:fldCharType="begin"/>
      </w:r>
      <w:r w:rsidR="00893CEA">
        <w:rPr>
          <w:rFonts w:ascii="Times New Roman" w:hAnsi="Times New Roman" w:cs="Times New Roman"/>
        </w:rPr>
        <w:instrText xml:space="preserve"> ADDIN ZOTERO_ITEM CSL_CITATION {"citationID":"GUCksyAf","properties":{"formattedCitation":"[35]","plainCitation":"[35]","noteIndex":0},"citationItems":[{"id":353,"uris":["http://zotero.org/users/10429457/items/RAKICSAV"],"itemData":{"id":353,"type":"article-journal","container-title":"Journal of Applied Physiology","DOI":"10.1152/jappl.1948.1.2.93","ISSN":"8750-7587","issue":"2","note":"publisher: American Physiological Society","page":"93-122","source":"journals.physiology.org (Atypon)","title":"Analysis of Tissue and Arterial Blood Temperatures in the Resting Human Forearm","volume":"1","author":[{"family":"Pennes","given":"Harry H."}],"issued":{"date-parts":[["1948",8]]}}}],"schema":"https://github.com/citation-style-language/schema/raw/master/csl-citation.json"} </w:instrText>
      </w:r>
      <w:r w:rsidR="009218AD">
        <w:rPr>
          <w:rFonts w:ascii="Times New Roman" w:hAnsi="Times New Roman" w:cs="Times New Roman"/>
        </w:rPr>
        <w:fldChar w:fldCharType="separate"/>
      </w:r>
      <w:r w:rsidR="00893CEA">
        <w:rPr>
          <w:rFonts w:ascii="Times New Roman" w:hAnsi="Times New Roman" w:cs="Times New Roman"/>
          <w:noProof/>
        </w:rPr>
        <w:t>[35]</w:t>
      </w:r>
      <w:r w:rsidR="009218AD">
        <w:rPr>
          <w:rFonts w:ascii="Times New Roman" w:hAnsi="Times New Roman" w:cs="Times New Roman"/>
        </w:rPr>
        <w:fldChar w:fldCharType="end"/>
      </w:r>
      <w:r w:rsidR="00581CB9">
        <w:rPr>
          <w:rFonts w:ascii="Times New Roman" w:hAnsi="Times New Roman" w:cs="Times New Roman"/>
        </w:rPr>
        <w:t xml:space="preserve">.  </w:t>
      </w:r>
      <w:r w:rsidR="009218AD">
        <w:rPr>
          <w:rFonts w:ascii="Times New Roman" w:hAnsi="Times New Roman" w:cs="Times New Roman"/>
        </w:rPr>
        <w:t>Unfortunately, those simulations consistently overpredict temperatures at the target tissue and regularly underpredict heating at other locations</w:t>
      </w:r>
      <w:r w:rsidR="00893CEA">
        <w:rPr>
          <w:rFonts w:ascii="Times New Roman" w:hAnsi="Times New Roman" w:cs="Times New Roman"/>
        </w:rPr>
        <w:t xml:space="preserve"> </w:t>
      </w:r>
      <w:r w:rsidR="00893CEA">
        <w:rPr>
          <w:rFonts w:ascii="Times New Roman" w:hAnsi="Times New Roman" w:cs="Times New Roman"/>
        </w:rPr>
        <w:fldChar w:fldCharType="begin"/>
      </w:r>
      <w:r w:rsidR="00893CEA">
        <w:rPr>
          <w:rFonts w:ascii="Times New Roman" w:hAnsi="Times New Roman" w:cs="Times New Roman"/>
        </w:rPr>
        <w:instrText xml:space="preserve"> ADDIN ZOTERO_ITEM CSL_CITATION {"citationID":"ojrMblC8","properties":{"formattedCitation":"[36\\uc0\\u8211{}38]","plainCitation":"[36–38]","noteIndex":0},"citationItems":[{"id":287,"uris":["http://zotero.org/users/10429457/items/JBB4JN3V"],"itemData":{"id":287,"type":"article-journal","abstract":"Two numerical models for predicting the temperature elevations resulting from focused ultrasound heating of muscle tissue were tested against experimental data. Both models use the Rayleigh-Sommerfeld integral to calculate the pressure field from a source distribution. The first method assumes a source distribution derived from a uniformly radiating transducer whereas the second uses a source distribution obtained by numerically projecting pressure field measurements from an area near the focus backward toward the transducer surface. Both of these calculated ultrasound fields were used as heat sources in the bioheat equation to calculate the temperature elevation in vivo. Experimental results were obtained from in vivo rabbit experiments using eight-element sector-vortex transducers at 1.61 and 1.7 MHz and noninvasive temperature mapping with MRI. Results showed that the uniformly radiating transducer model over-predicted the peak temperature by a factor ranging from 1.4 to 2.8, depending on the operating mode. Simulations run using the back-projected sources were much closer to experimental values, ranging from 1.0 to 1.7 times the experimental results, again varying with mode. Thus, a significant improvement in the treatment planning can be obtained by using actual measured ultrasound field distributions in combination with backward projection.","container-title":"Physics in Medicine and Biology","DOI":"10.1088/0031-9155/46/7/304","ISSN":"0031-9155","issue":"7","journalAbbreviation":"Phys. Med. Biol.","language":"en","note":"publisher: IOP Publishing","page":"1785–1798","source":"Institute of Physics","title":"Comparison of modelled and observed temperature elevations induced by focused ultrasound: implications for treatment planning","title-short":"Comparison of modelled and observed$\\less$i$\\greater$in vivo$\\less$/i$\\greater$temperature elevations induced by focused ultrasound","volume":"46","author":[{"family":"Mahoney","given":"Kathleen"},{"family":"Fjield","given":"Todd"},{"family":"McDannold","given":"Nathan"},{"family":"Clement","given":"Greg"},{"family":"Hynynen","given":"Kullervo"}],"issued":{"date-parts":[["2001",6]]}}},{"id":29,"uris":["http://zotero.org/users/10429457/items/FCBYQLFW"],"itemData":{"id":29,"type":"article-journal","abstract":"Purpose Magnetic resonance-guided focused ultrasound (MRgFUS) is emerging as a treatment alternative for osteoid osteoma and painful bone metastases. This study describes a new simulation platform that predicts the distribution of heat generated by MRgFUS when applied to bone tissue. Methods Calculation of the temperature distribution was performed using two mathematical models. The first determined the propagation and absorption of acoustic energy through each medium, and this was performed using a multilayered approximation of the Rayleigh integral method. The ultrasound energy distribution derived from these equations could then be converted to heat energy, and the second mathematical model would then use the heat generated to determine the final temperature distribution using a finite-difference time-domain application of Pennes’ bio-heat transfer equation. Anatomical surface geometry was generated using a modified version of a mesh-based semiautomatic segmentation algorithm, and both the acoustic and thermodynamic models were calculated using a parallelized algorithm running on a graphics processing unit (GPU) to greatly accelerate computation time. A series of seven porcine experiments were performed to validate the model, comparing simulated temperatures to MR thermometry and assessing spatial, temporal, and maximum temperature accuracy in the soft tissue. Results The parallelized algorithm performed acoustic and thermodynamic calculations on grids of over 108 voxels in under 30 s for a simulated 20 s of heating and 40 s of cooling, with a maximum time per calculated voxel of less than 0.3 μs. Accuracy was assessed by comparing the soft tissue thermometry to the simulation in the soft tissue adjacent to bone using four metrics. The maximum temperature difference between the simulation and thermometry in a region of interest around the bone was measured to be 5.43 ± 3.51°C average absolute difference and a percentage difference of 16.7%. The difference in heating location resulted in a total root-mean-square error of 4.21 ± 1.43 mm. The total size of the ablated tissue calculated from the thermal dose approximation in the simulation was, on average, 67.6% smaller than measured from the thermometry. The cooldown was much faster in the simulation, where it decreased by 14.22 ± 4.10°C more than the thermometry in 40 s after sonication ended. Conclusions The use of a Rayleigh-based acoustic model combined with a discretized bio-heat transfer model provided a rapid three-dimensional calculation of the temperature distribution through bone and soft tissue during MRgFUS application, and the parallelized GPU algorithm provided the computational speed that would be necessary for an intraoperative treatment planning software platform.","container-title":"Medical Physics","DOI":"10.1002/mp.12704","ISSN":"2473-4209","issue":"2","language":"en","note":"_eprint: https://onlinelibrary.wiley.com/doi/pdf/10.1002/mp.12704","page":"506-519","source":"Wiley Online Library","title":"Simulating thermal effects of MR-guided focused ultrasound in cortical bone and its surrounding tissue","volume":"45","author":[{"family":"Hudson","given":"Thomas J."},{"family":"Looi","given":"Thomas"},{"family":"Pichardo","given":"Samuel"},{"family":"Amaral","given":"Joao"},{"family":"Temple","given":"Michael"},{"family":"Drake","given":"James M."},{"family":"Waspe","given":"Adam C."}],"issued":{"date-parts":[["2018"]]}}},{"id":292,"uris":["http://zotero.org/users/10429457/items/A3ZLAIQH"],"itemData":{"id":292,"type":"article-journal","abstract":"Purpose Magnetic resonance-guided focused ultrasound surgery (MRgFUS) can be used to noninvasively treat symptomatic uterine fibroids by heating with focused ultrasound sonications while monitoring the temperature with magnetic resonance (MR) thermometry. While prior studies have compared focused ultrasound simulations to clinical results, studies involving uterine fibroids remain scarce. In our study, we perform such a comparison to assess the suitability of simulations for treatment planning. Methods Sonications (N = 67) were simulated retrospectively using acoustic and thermal models based on the Rayleigh integral and Pennes bioheat equation followed by MR-thermometry simulation in seven patients who underwent MRgFUS treatment for uterine fibroids. The spatial accuracy of simulated focus location was assessed by evaluating displacements of the centers of mass of the thermal dose distributions between simulated and treatment MR thermometry slices. Temperature–time curves and sizes of 240 equivalent minutes at 43°C (240EM43) volumes between treatment and simulation were compared. Results The simulated focus location showed errors of 2.7 ± 4.1, −0.7 ± 2.0, and 1.3 ± 1.2 mm (mean ± SD) in the anterior–posterior, foot–head, and right–left directions for a fibroid absorption coefficient of 4.9 Np m–1 MHz–1 and perfusion parameter of 1.89 kg m–3 s–1. Linear regression of 240EM43 volumes of 67 sonications of patient treatments and simulations utilizing these parameters yielded a slope of 1.04 and a correlation coefficient of 0.54. The temperature rise ratio of simulation to treatment near the end of sonication was 0.47 ± 0.22, 1.28 ± 0.60, and 1.49 ± 0.71 for 66 sonications simulated utilizing fibroid absorption coefficient of 1.2, 4.9, and 8.6 Np m–1 MHz–1, respectively, and the aforementioned perfusion value. The impact of perfusion on peak temperature rise is minimal between 1.89 and 10 kg m–3 s–1, but became more substantial when utilizing a value of 100 kg m–3 s–1. Conclusions The results of this study suggest that perfusion, while in some cases having a substantial impact on thermal dose volumes, has less impact than ultrasound absorption for predicting peak temperature elevation at least when using perfusion parameter values up to 10 kg m–3 s–1 for this particular array geometry, frequencies, and tissue target which is good for clinicians to be aware of. The results suggest that simulations show promise in treatment planning, particularly in terms of spatial accuracy. However, in order to use simulations to predict temperature rise due to a sonication, knowledge of the patient-specific tissue parameters, in particular the absorption coefficient is important. Currently, spatially varying patient-specific tissue parameter values are not available during treatment, so simulations can only be used for planning purposes to estimate sonication performance on average.","container-title":"Medical Physics","DOI":"10.1002/mp.15263","ISSN":"2473-4209","issue":"4","language":"en","note":"_eprint: https://onlinelibrary.wiley.com/doi/pdf/10.1002/mp.15263","page":"2101-2119","source":"Wiley Online Library","title":"Comparison of computer simulations and clinical treatment results of magnetic resonance-guided focused ultrasound surgery (MRgFUS) of uterine fibroids","volume":"49","author":[{"family":"Hyvärinen","given":"Mikko"},{"family":"Huang","given":"Yuexi"},{"family":"David","given":"Elizabeth"},{"family":"Hynynen","given":"Kullervo"}],"issued":{"date-parts":[["2022"]]}}}],"schema":"https://github.com/citation-style-language/schema/raw/master/csl-citation.json"} </w:instrText>
      </w:r>
      <w:r w:rsidR="00893CEA">
        <w:rPr>
          <w:rFonts w:ascii="Times New Roman" w:hAnsi="Times New Roman" w:cs="Times New Roman"/>
        </w:rPr>
        <w:fldChar w:fldCharType="separate"/>
      </w:r>
      <w:r w:rsidRPr="00893CEA" w:rsidR="00893CEA">
        <w:rPr>
          <w:rFonts w:ascii="Times New Roman" w:hAnsi="Times New Roman" w:cs="Times New Roman"/>
        </w:rPr>
        <w:t>[36–38]</w:t>
      </w:r>
      <w:r w:rsidR="00893CEA">
        <w:rPr>
          <w:rFonts w:ascii="Times New Roman" w:hAnsi="Times New Roman" w:cs="Times New Roman"/>
        </w:rPr>
        <w:fldChar w:fldCharType="end"/>
      </w:r>
      <w:r w:rsidR="009218AD">
        <w:rPr>
          <w:rFonts w:ascii="Times New Roman" w:hAnsi="Times New Roman" w:cs="Times New Roman"/>
        </w:rPr>
        <w:t xml:space="preserve">. Without the ability to accurately predict temperature changes, confidence in </w:t>
      </w:r>
      <w:r w:rsidR="00DC6A10">
        <w:rPr>
          <w:rFonts w:ascii="Times New Roman" w:hAnsi="Times New Roman" w:cs="Times New Roman"/>
        </w:rPr>
        <w:t>the models</w:t>
      </w:r>
      <w:r w:rsidR="009218AD">
        <w:rPr>
          <w:rFonts w:ascii="Times New Roman" w:hAnsi="Times New Roman" w:cs="Times New Roman"/>
        </w:rPr>
        <w:t xml:space="preserve"> is limited.  For that reason, model-based treatment planning has not been widely used in the clinical setting.</w:t>
      </w:r>
    </w:p>
    <w:p w:rsidR="00581CB9" w:rsidP="00EA511A" w:rsidRDefault="005D5BAF" w14:paraId="2721431A" w14:textId="0A142061">
      <w:pPr>
        <w:spacing w:after="60" w:line="240" w:lineRule="auto"/>
        <w:jc w:val="both"/>
        <w:rPr>
          <w:rFonts w:ascii="Times New Roman" w:hAnsi="Times New Roman" w:cs="Times New Roman"/>
        </w:rPr>
      </w:pPr>
      <w:r>
        <w:rPr>
          <w:rFonts w:ascii="Times New Roman" w:hAnsi="Times New Roman" w:cs="Times New Roman"/>
        </w:rPr>
        <w:t>By developing models with fewer simplifying assumptions, the accuracy of model predictions should improve.  M</w:t>
      </w:r>
      <w:r w:rsidR="009218AD">
        <w:rPr>
          <w:rFonts w:ascii="Times New Roman" w:hAnsi="Times New Roman" w:cs="Times New Roman"/>
        </w:rPr>
        <w:t>ost models utilize a limited number of tissue types</w:t>
      </w:r>
      <w:r>
        <w:rPr>
          <w:rFonts w:ascii="Times New Roman" w:hAnsi="Times New Roman" w:cs="Times New Roman"/>
        </w:rPr>
        <w:t xml:space="preserve"> and constant, uniform properties within each tissue type.  However, the reality of tissue distributions and property variations is much more complex.  For example, many tissue properties vary with temperature and with the extent of treatment</w:t>
      </w:r>
      <w:r w:rsidR="009A6120">
        <w:rPr>
          <w:rFonts w:ascii="Times New Roman" w:hAnsi="Times New Roman" w:cs="Times New Roman"/>
        </w:rPr>
        <w:t xml:space="preserve"> </w:t>
      </w:r>
      <w:r w:rsidR="009A6120">
        <w:rPr>
          <w:rFonts w:ascii="Times New Roman" w:hAnsi="Times New Roman" w:cs="Times New Roman"/>
        </w:rPr>
        <w:fldChar w:fldCharType="begin"/>
      </w:r>
      <w:r w:rsidR="009A6120">
        <w:rPr>
          <w:rFonts w:ascii="Times New Roman" w:hAnsi="Times New Roman" w:cs="Times New Roman"/>
        </w:rPr>
        <w:instrText xml:space="preserve"> ADDIN ZOTERO_ITEM CSL_CITATION {"citationID":"evElJNLf","properties":{"formattedCitation":"[39\\uc0\\u8211{}41]","plainCitation":"[39–41]","noteIndex":0},"citationItems":[{"id":179,"uris":["http://zotero.org/users/10429457/items/SRJJDP9I"],"itemData":{"id":179,"type":"article-journal","container-title":"The Journal of the Acoustical Society of America","DOI":"10.1121/1.419737","ISSN":"0001-4966","issue":"1","note":"publisher: Acoustical Society of America","page":"628-634","source":"asa.scitation.org (Atypon)","title":"Dependence of ultrasonic attenuation and absorption in dog soft tissues on temperature and thermal dose","volume":"102","author":[{"family":"Damianou","given":"Christakis A."},{"family":"Sanghvi","given":"Narendra T."},{"family":"Fry","given":"Francis J."},{"family":"Maass-Moreno","given":"Roberto"}],"issued":{"date-parts":[["1997",7]]}}},{"id":242,"uris":["http://zotero.org/users/10429457/items/MPC44DWF"],"itemData":{"id":242,"type":"article-journal","abstract":"The application of supraphysiological temperatures (&amp;#62;40&amp;#176;C) to biological tissues causes changes at the molecular, cellular, and structural level, with ...","container-title":"Critical Reviews&amp;trade; in Biomedical Engineering","DOI":"10.1615/CritRevBiomedEng.2015012486","ISSN":"0278-940X, 1943-619X","issue":"6","journalAbbreviation":"CRB","language":"English","note":"publisher: Begel House Inc.","source":"www.dl.begellhouse.com","title":"Review of Temperature Dependence of Thermal Properties, Dielectric Properties, and Perfusion of Biological Tissues at Hyperthermic and Ablation Temperatures","URL":"https://www.dl.begellhouse.com/journals/4b27cbfc562e21b8,30efb37f17026d27,02f617f3357f0a4a.html","volume":"42","author":[{"family":"Rossmann","given":"Christian"},{"family":"Haemmerich","given":"Dieter"}],"accessed":{"date-parts":[["2022",9,23]]},"issued":{"date-parts":[["2014"]]}}},{"id":43,"uris":["http://zotero.org/users/10429457/items/MNZ7CG2Q"],"itemData":{"id":43,"type":"article-journal","abstract":"High-intensity focused ultrasound (HIFU) has been used successfully as a non-invasive modality in treating solid tumors. The temperature rise HIFU irradiation causes in a tissue depends on the thermal properties of the tissue. This study was motivated by our observation that the thermal properties of a tissue vary significantly with temperature (Guntur SR, Lee KI, Paeng DG, Coleman AJ, Choi MJ. Ultrasound Med Biol 2013;39:1771–1784). This research investigated how significantly the alteration of tissue thermal parameters, in the ranges of values measured at 25°C–90°C, affects prediction of the temperature elevation of tissue under the same HIFU exposure. The numerical simulation was performed by coupling a non-linear Khokhlov–Zabolotskaya–Kuznetsov equation with a bio-heat transfer function. In the conventional method of prediction, the thermal parameters were set as constants measured at room temperature (25°C). This study compared the conventional prediction with those predicted with different thermal parameters measured at the various temperatures up to 90°C. The results indicated that the conventional method significantly overestimated the rise in focal temperature in the liver tissue exposed to a clinical HIFU field, compared with the prediction made using thermal parameters measured at temperatures that cause thermal denaturation. This finding suggests that temperature-dependent thermal parameters should be considered in predicting the temperature rise in a tissue to avoid use of an insufficient thermal dose in treatment planning for HIFU surgery.","container-title":"Ultrasound in Medicine &amp; Biology","DOI":"10.1016/j.ultrasmedbio.2014.10.008","ISSN":"0301-5629","issue":"3","journalAbbreviation":"Ultrasound in Medicine &amp; Biology","language":"en","page":"806-813","source":"ScienceDirect","title":"Influence of Temperature-Dependent Thermal Parameters on Temperature Elevation of Tissue Exposed to High-Intensity Focused Ultrasound: Numerical Simulation","title-short":"Influence of Temperature-Dependent Thermal Parameters on Temperature Elevation of Tissue Exposed to High-Intensity Focused Ultrasound","volume":"41","author":[{"family":"Guntur","given":"Sitaramanjaneya Reddy"},{"family":"Choi","given":"Min Joo"}],"issued":{"date-parts":[["2015",3,1]]}}}],"schema":"https://github.com/citation-style-language/schema/raw/master/csl-citation.json"} </w:instrText>
      </w:r>
      <w:r w:rsidR="009A6120">
        <w:rPr>
          <w:rFonts w:ascii="Times New Roman" w:hAnsi="Times New Roman" w:cs="Times New Roman"/>
        </w:rPr>
        <w:fldChar w:fldCharType="separate"/>
      </w:r>
      <w:r w:rsidRPr="009A6120" w:rsidR="009A6120">
        <w:rPr>
          <w:rFonts w:ascii="Times New Roman" w:hAnsi="Times New Roman" w:cs="Times New Roman"/>
        </w:rPr>
        <w:t>[39–41]</w:t>
      </w:r>
      <w:r w:rsidR="009A6120">
        <w:rPr>
          <w:rFonts w:ascii="Times New Roman" w:hAnsi="Times New Roman" w:cs="Times New Roman"/>
        </w:rPr>
        <w:fldChar w:fldCharType="end"/>
      </w:r>
      <w:r>
        <w:rPr>
          <w:rFonts w:ascii="Times New Roman" w:hAnsi="Times New Roman" w:cs="Times New Roman"/>
        </w:rPr>
        <w:t xml:space="preserve">.  Mild heating will induce vasodilation and </w:t>
      </w:r>
      <w:r w:rsidR="00A41B18">
        <w:rPr>
          <w:rFonts w:ascii="Times New Roman" w:hAnsi="Times New Roman" w:cs="Times New Roman"/>
        </w:rPr>
        <w:t xml:space="preserve">dynamically </w:t>
      </w:r>
      <w:r>
        <w:rPr>
          <w:rFonts w:ascii="Times New Roman" w:hAnsi="Times New Roman" w:cs="Times New Roman"/>
        </w:rPr>
        <w:t xml:space="preserve">increased blood flow, which </w:t>
      </w:r>
      <w:r w:rsidR="00DC6A10">
        <w:rPr>
          <w:rFonts w:ascii="Times New Roman" w:hAnsi="Times New Roman" w:cs="Times New Roman"/>
        </w:rPr>
        <w:t xml:space="preserve">will carry away thermal energy.  In many tissues, including the breast, the transition between tissue types (such as fat and </w:t>
      </w:r>
      <w:proofErr w:type="spellStart"/>
      <w:r w:rsidR="00DC6A10">
        <w:rPr>
          <w:rFonts w:ascii="Times New Roman" w:hAnsi="Times New Roman" w:cs="Times New Roman"/>
        </w:rPr>
        <w:t>fibroglandular</w:t>
      </w:r>
      <w:proofErr w:type="spellEnd"/>
      <w:r w:rsidR="00DC6A10">
        <w:rPr>
          <w:rFonts w:ascii="Times New Roman" w:hAnsi="Times New Roman" w:cs="Times New Roman"/>
        </w:rPr>
        <w:t xml:space="preserve"> tissue) is gradual rather than abrupt, so classifying tissue into coarse bins removes refinement in the model. </w:t>
      </w:r>
    </w:p>
    <w:p w:rsidRPr="00BB7C58" w:rsidR="00A41B18" w:rsidP="00EA511A" w:rsidRDefault="00A41B18" w14:paraId="3A124979" w14:textId="4481077A">
      <w:pPr>
        <w:spacing w:after="60" w:line="240" w:lineRule="auto"/>
        <w:jc w:val="both"/>
        <w:rPr>
          <w:rFonts w:ascii="Times New Roman" w:hAnsi="Times New Roman" w:cs="Times New Roman"/>
        </w:rPr>
      </w:pPr>
      <w:r w:rsidRPr="500407E8" w:rsidR="0B80EAE7">
        <w:rPr>
          <w:rFonts w:ascii="Times New Roman" w:hAnsi="Times New Roman" w:cs="Times New Roman"/>
          <w:b w:val="1"/>
          <w:bCs w:val="1"/>
        </w:rPr>
        <w:t xml:space="preserve">Experimental Methods:  </w:t>
      </w:r>
      <w:r w:rsidRPr="500407E8" w:rsidR="0B80EAE7">
        <w:rPr>
          <w:rFonts w:ascii="Times New Roman" w:hAnsi="Times New Roman" w:cs="Times New Roman"/>
        </w:rPr>
        <w:t xml:space="preserve">We propose to improve </w:t>
      </w:r>
      <w:proofErr w:type="spellStart"/>
      <w:r w:rsidRPr="500407E8" w:rsidR="0B80EAE7">
        <w:rPr>
          <w:rFonts w:ascii="Times New Roman" w:hAnsi="Times New Roman" w:cs="Times New Roman"/>
        </w:rPr>
        <w:t>MRgFUS</w:t>
      </w:r>
      <w:proofErr w:type="spellEnd"/>
      <w:r w:rsidRPr="500407E8" w:rsidR="0B80EAE7">
        <w:rPr>
          <w:rFonts w:ascii="Times New Roman" w:hAnsi="Times New Roman" w:cs="Times New Roman"/>
        </w:rPr>
        <w:t xml:space="preserve"> predictive models with two methods that reduce the number of simplifying assumptions and with one method that explicitly accounts for uncertainty in the model inputs.  </w:t>
      </w:r>
      <w:r w:rsidRPr="500407E8" w:rsidR="0B80EAE7">
        <w:rPr>
          <w:rFonts w:ascii="Times New Roman" w:hAnsi="Times New Roman" w:cs="Times New Roman"/>
          <w:b w:val="1"/>
          <w:bCs w:val="1"/>
          <w:u w:val="single"/>
        </w:rPr>
        <w:t>Method 1</w:t>
      </w:r>
      <w:r w:rsidRPr="500407E8" w:rsidR="034ECC43">
        <w:rPr>
          <w:rFonts w:ascii="Times New Roman" w:hAnsi="Times New Roman" w:cs="Times New Roman"/>
        </w:rPr>
        <w:t>-</w:t>
      </w:r>
      <w:r w:rsidRPr="500407E8" w:rsidR="0B80EAE7">
        <w:rPr>
          <w:rFonts w:ascii="Times New Roman" w:hAnsi="Times New Roman" w:cs="Times New Roman"/>
        </w:rPr>
        <w:t xml:space="preserve"> We will extend current models of </w:t>
      </w:r>
      <w:r w:rsidRPr="500407E8" w:rsidR="382C7CE4">
        <w:rPr>
          <w:rFonts w:ascii="Times New Roman" w:hAnsi="Times New Roman" w:cs="Times New Roman"/>
        </w:rPr>
        <w:t xml:space="preserve">acoustic power deposition and </w:t>
      </w:r>
      <w:r w:rsidRPr="500407E8" w:rsidR="0B80EAE7">
        <w:rPr>
          <w:rFonts w:ascii="Times New Roman" w:hAnsi="Times New Roman" w:cs="Times New Roman"/>
        </w:rPr>
        <w:t xml:space="preserve">the </w:t>
      </w:r>
      <w:r w:rsidRPr="500407E8" w:rsidR="0B80EAE7">
        <w:rPr>
          <w:rFonts w:ascii="Times New Roman" w:hAnsi="Times New Roman" w:cs="Times New Roman"/>
        </w:rPr>
        <w:t>Pennes</w:t>
      </w:r>
      <w:r w:rsidRPr="500407E8" w:rsidR="0B80EAE7">
        <w:rPr>
          <w:rFonts w:ascii="Times New Roman" w:hAnsi="Times New Roman" w:cs="Times New Roman"/>
        </w:rPr>
        <w:t xml:space="preserve"> bioheat equation </w:t>
      </w:r>
      <w:r w:rsidRPr="500407E8" w:rsidR="382C7CE4">
        <w:rPr>
          <w:rFonts w:ascii="Times New Roman" w:hAnsi="Times New Roman" w:cs="Times New Roman"/>
        </w:rPr>
        <w:t>to a</w:t>
      </w:r>
      <w:r w:rsidRPr="500407E8" w:rsidR="0B80EAE7">
        <w:rPr>
          <w:rFonts w:ascii="Times New Roman" w:hAnsi="Times New Roman" w:cs="Times New Roman"/>
        </w:rPr>
        <w:t>ccount for temperature-dependent tissue properties</w:t>
      </w:r>
      <w:r w:rsidRPr="500407E8" w:rsidR="676BC3C0">
        <w:rPr>
          <w:rFonts w:ascii="Times New Roman" w:hAnsi="Times New Roman" w:cs="Times New Roman"/>
        </w:rPr>
        <w:t xml:space="preserve"> found in the scientific literature</w:t>
      </w:r>
      <w:r w:rsidRPr="500407E8" w:rsidR="382C7CE4">
        <w:rPr>
          <w:rFonts w:ascii="Times New Roman" w:hAnsi="Times New Roman" w:cs="Times New Roman"/>
        </w:rPr>
        <w:t xml:space="preserve">.  The acoustic properties will be updated periodically (based on time- or temperature-thresholds yet to be determined) for improved power deposition predictions. Thermal properties </w:t>
      </w:r>
      <w:r w:rsidRPr="500407E8" w:rsidR="79169B1C">
        <w:rPr>
          <w:rFonts w:ascii="Times New Roman" w:hAnsi="Times New Roman" w:cs="Times New Roman"/>
        </w:rPr>
        <w:t>will</w:t>
      </w:r>
      <w:r w:rsidRPr="500407E8" w:rsidR="382C7CE4">
        <w:rPr>
          <w:rFonts w:ascii="Times New Roman" w:hAnsi="Times New Roman" w:cs="Times New Roman"/>
        </w:rPr>
        <w:t xml:space="preserve"> be dynamically updated in </w:t>
      </w:r>
      <w:r w:rsidRPr="500407E8" w:rsidR="79169B1C">
        <w:rPr>
          <w:rFonts w:ascii="Times New Roman" w:hAnsi="Times New Roman" w:cs="Times New Roman"/>
        </w:rPr>
        <w:t>a</w:t>
      </w:r>
      <w:r w:rsidRPr="500407E8" w:rsidR="382C7CE4">
        <w:rPr>
          <w:rFonts w:ascii="Times New Roman" w:hAnsi="Times New Roman" w:cs="Times New Roman"/>
        </w:rPr>
        <w:t xml:space="preserve"> finite-difference time-domain solver as local tissue temperatures change.  </w:t>
      </w:r>
      <w:r w:rsidRPr="500407E8" w:rsidR="382C7CE4">
        <w:rPr>
          <w:rFonts w:ascii="Times New Roman" w:hAnsi="Times New Roman" w:cs="Times New Roman"/>
          <w:b w:val="1"/>
          <w:bCs w:val="1"/>
          <w:u w:val="single"/>
        </w:rPr>
        <w:t>Method 2</w:t>
      </w:r>
      <w:r w:rsidRPr="500407E8" w:rsidR="034ECC43">
        <w:rPr>
          <w:rFonts w:ascii="Times New Roman" w:hAnsi="Times New Roman" w:cs="Times New Roman"/>
        </w:rPr>
        <w:t>-</w:t>
      </w:r>
      <w:r w:rsidRPr="500407E8" w:rsidR="382C7CE4">
        <w:rPr>
          <w:rFonts w:ascii="Times New Roman" w:hAnsi="Times New Roman" w:cs="Times New Roman"/>
          <w:b w:val="1"/>
          <w:bCs w:val="1"/>
        </w:rPr>
        <w:t xml:space="preserve"> </w:t>
      </w:r>
      <w:r w:rsidRPr="500407E8" w:rsidR="01B9DE52">
        <w:rPr>
          <w:rFonts w:ascii="Times New Roman" w:hAnsi="Times New Roman" w:cs="Times New Roman"/>
        </w:rPr>
        <w:t xml:space="preserve">Instead of applying the traditional modeling approach of segmenting tissue types into limited bins with constant, uniform properties, we propose to develop models with a spectrum of properties </w:t>
      </w:r>
      <w:r w:rsidRPr="500407E8" w:rsidR="29060EF1">
        <w:rPr>
          <w:rFonts w:ascii="Times New Roman" w:hAnsi="Times New Roman" w:cs="Times New Roman"/>
        </w:rPr>
        <w:t>weighted by</w:t>
      </w:r>
      <w:r w:rsidRPr="500407E8" w:rsidR="01B9DE52">
        <w:rPr>
          <w:rFonts w:ascii="Times New Roman" w:hAnsi="Times New Roman" w:cs="Times New Roman"/>
        </w:rPr>
        <w:t xml:space="preserve"> the MRI-quantified water content of the tissue.  Tissue properties based on water content are available in the literature </w:t>
      </w:r>
      <w:r w:rsidRPr="500407E8">
        <w:rPr>
          <w:rFonts w:ascii="Times New Roman" w:hAnsi="Times New Roman" w:cs="Times New Roman"/>
        </w:rPr>
        <w:fldChar w:fldCharType="begin"/>
      </w:r>
      <w:r w:rsidRPr="500407E8">
        <w:rPr>
          <w:rFonts w:ascii="Times New Roman" w:hAnsi="Times New Roman" w:cs="Times New Roman"/>
        </w:rPr>
        <w:instrText xml:space="preserve"> ADDIN ZOTERO_ITEM CSL_CITATION {"citationID":"Kc384NOP","properties":{"formattedCitation":"[42]","plainCitation":"[42]","noteIndex":0},"citationItems":[{"id":890,"uris":["http://zotero.org/users/10429457/items/WEXTRYAN"],"itemData":{"id":890,"type":"book","abstract":"This unique reference book describes quantitatively the measured and predicted values of all the physical properties of mammalian tissue. Reported measurements are thoroughly documented and are complemented by a range of empirical mathematical models which describe the observed physical behavior of tissue.**Intended as a broad-ranging reference, this volume gives the bioengineer, physicist, radiologist, or physiologist access to a literature which may not be known in detail. It will also be of value for those concerned with the study of a range of environmental radiation hazards.Most extensive compilation of values of physical properties of tissue**Presents data for thermal, optical, ultrasonic, mechanical, x-ray, electrical, and magnetic resonance properties**Comprehensive bibliography","ISBN":"978-1-4832-8842-0","language":"en","note":"Google-Books-ID: UaXpAgAAQBAJ","number-of-pages":"357","publisher":"Academic Press","source":"Google Books","title":"Physical Properties of Tissues: A Comprehensive Reference Book","title-short":"Physical Properties of Tissues","author":[{"family":"Duck","given":"Francis A."}],"issued":{"date-parts":[["2013",10,22]]}}}],"schema":"https://github.com/citation-style-language/schema/raw/master/csl-citation.json"} </w:instrText>
      </w:r>
      <w:r w:rsidRPr="500407E8">
        <w:rPr>
          <w:rFonts w:ascii="Times New Roman" w:hAnsi="Times New Roman" w:cs="Times New Roman"/>
        </w:rPr>
        <w:fldChar w:fldCharType="separate"/>
      </w:r>
      <w:r w:rsidRPr="500407E8" w:rsidR="03F65ABA">
        <w:rPr>
          <w:rFonts w:ascii="Times New Roman" w:hAnsi="Times New Roman" w:cs="Times New Roman"/>
          <w:noProof/>
        </w:rPr>
        <w:t>[42]</w:t>
      </w:r>
      <w:r w:rsidRPr="500407E8">
        <w:rPr>
          <w:rFonts w:ascii="Times New Roman" w:hAnsi="Times New Roman" w:cs="Times New Roman"/>
        </w:rPr>
        <w:fldChar w:fldCharType="end"/>
      </w:r>
      <w:r w:rsidRPr="500407E8" w:rsidR="01B9DE52">
        <w:rPr>
          <w:rFonts w:ascii="Times New Roman" w:hAnsi="Times New Roman" w:cs="Times New Roman"/>
        </w:rPr>
        <w:t xml:space="preserve">.  This method will capture the gradual transition between tissue types and potentially enable more accurate temperature </w:t>
      </w:r>
      <w:r w:rsidRPr="500407E8" w:rsidR="01B9DE52">
        <w:rPr>
          <w:rFonts w:ascii="Times New Roman" w:hAnsi="Times New Roman" w:cs="Times New Roman"/>
        </w:rPr>
        <w:t xml:space="preserve">prediction.  </w:t>
      </w:r>
      <w:r w:rsidRPr="500407E8" w:rsidR="01B9DE52">
        <w:rPr>
          <w:rFonts w:ascii="Times New Roman" w:hAnsi="Times New Roman" w:cs="Times New Roman"/>
          <w:b w:val="1"/>
          <w:bCs w:val="1"/>
          <w:u w:val="single"/>
        </w:rPr>
        <w:t>Method 3</w:t>
      </w:r>
      <w:r w:rsidRPr="500407E8" w:rsidR="034ECC43">
        <w:rPr>
          <w:rFonts w:ascii="Times New Roman" w:hAnsi="Times New Roman" w:cs="Times New Roman"/>
        </w:rPr>
        <w:t>-</w:t>
      </w:r>
      <w:r w:rsidRPr="500407E8" w:rsidR="01B9DE52">
        <w:rPr>
          <w:rFonts w:ascii="Times New Roman" w:hAnsi="Times New Roman" w:cs="Times New Roman"/>
          <w:b w:val="1"/>
          <w:bCs w:val="1"/>
        </w:rPr>
        <w:t xml:space="preserve"> </w:t>
      </w:r>
      <w:r w:rsidRPr="500407E8" w:rsidR="01B9DE52">
        <w:rPr>
          <w:rFonts w:ascii="Times New Roman" w:hAnsi="Times New Roman" w:cs="Times New Roman"/>
        </w:rPr>
        <w:t xml:space="preserve">There are many uncertain model </w:t>
      </w:r>
      <w:r w:rsidRPr="500407E8" w:rsidR="29060EF1">
        <w:rPr>
          <w:rFonts w:ascii="Times New Roman" w:hAnsi="Times New Roman" w:cs="Times New Roman"/>
        </w:rPr>
        <w:t xml:space="preserve">inputs </w:t>
      </w:r>
      <w:r w:rsidRPr="500407E8" w:rsidR="01B9DE52">
        <w:rPr>
          <w:rFonts w:ascii="Times New Roman" w:hAnsi="Times New Roman" w:cs="Times New Roman"/>
        </w:rPr>
        <w:t xml:space="preserve">introducing potential errors into </w:t>
      </w:r>
      <w:proofErr w:type="spellStart"/>
      <w:r w:rsidRPr="500407E8" w:rsidR="69DACEB4">
        <w:rPr>
          <w:rFonts w:ascii="Times New Roman" w:hAnsi="Times New Roman" w:cs="Times New Roman"/>
        </w:rPr>
        <w:t>MRgFUS</w:t>
      </w:r>
      <w:proofErr w:type="spellEnd"/>
      <w:r w:rsidRPr="500407E8" w:rsidR="69DACEB4">
        <w:rPr>
          <w:rFonts w:ascii="Times New Roman" w:hAnsi="Times New Roman" w:cs="Times New Roman"/>
        </w:rPr>
        <w:t xml:space="preserve"> </w:t>
      </w:r>
      <w:r w:rsidRPr="500407E8" w:rsidR="01B9DE52">
        <w:rPr>
          <w:rFonts w:ascii="Times New Roman" w:hAnsi="Times New Roman" w:cs="Times New Roman"/>
        </w:rPr>
        <w:t xml:space="preserve">predictions.  This method seeks to quantify that model uncertainty rather than ignore it.  Using the range and anticipated distribution of each property rather than a single </w:t>
      </w:r>
      <w:del w:author="David B Dahl" w:date="2023-02-19T04:12:14.057Z" w:id="1934184740">
        <w:r w:rsidRPr="500407E8" w:rsidDel="01B9DE52">
          <w:rPr>
            <w:rFonts w:ascii="Times New Roman" w:hAnsi="Times New Roman" w:cs="Times New Roman"/>
          </w:rPr>
          <w:delText>expected value</w:delText>
        </w:r>
      </w:del>
      <w:ins w:author="David B Dahl" w:date="2023-02-19T04:12:22.495Z" w:id="1054317238">
        <w:r w:rsidRPr="500407E8" w:rsidR="7CE92564">
          <w:rPr>
            <w:rFonts w:ascii="Times New Roman" w:hAnsi="Times New Roman" w:cs="Times New Roman"/>
          </w:rPr>
          <w:t>point estimate</w:t>
        </w:r>
      </w:ins>
      <w:r w:rsidRPr="500407E8" w:rsidR="01B9DE52">
        <w:rPr>
          <w:rFonts w:ascii="Times New Roman" w:hAnsi="Times New Roman" w:cs="Times New Roman"/>
        </w:rPr>
        <w:t xml:space="preserve">, the full possibilities of </w:t>
      </w:r>
      <w:proofErr w:type="spellStart"/>
      <w:r w:rsidRPr="500407E8" w:rsidR="01B9DE52">
        <w:rPr>
          <w:rFonts w:ascii="Times New Roman" w:hAnsi="Times New Roman" w:cs="Times New Roman"/>
        </w:rPr>
        <w:t>MRgFUS</w:t>
      </w:r>
      <w:proofErr w:type="spellEnd"/>
      <w:r w:rsidRPr="500407E8" w:rsidR="01B9DE52">
        <w:rPr>
          <w:rFonts w:ascii="Times New Roman" w:hAnsi="Times New Roman" w:cs="Times New Roman"/>
        </w:rPr>
        <w:t xml:space="preserve"> model predictions can be explored and characterized </w:t>
      </w:r>
      <w:r w:rsidRPr="500407E8" w:rsidR="69DACEB4">
        <w:rPr>
          <w:rFonts w:ascii="Times New Roman" w:hAnsi="Times New Roman" w:cs="Times New Roman"/>
        </w:rPr>
        <w:t xml:space="preserve">statistically </w:t>
      </w:r>
      <w:r w:rsidRPr="500407E8" w:rsidR="01B9DE52">
        <w:rPr>
          <w:rFonts w:ascii="Times New Roman" w:hAnsi="Times New Roman" w:cs="Times New Roman"/>
        </w:rPr>
        <w:t xml:space="preserve">rather than </w:t>
      </w:r>
      <w:r w:rsidRPr="500407E8" w:rsidR="69DACEB4">
        <w:rPr>
          <w:rFonts w:ascii="Times New Roman" w:hAnsi="Times New Roman" w:cs="Times New Roman"/>
        </w:rPr>
        <w:t>relying on a single anticipated predictive scenario.</w:t>
      </w:r>
    </w:p>
    <w:p w:rsidR="00A41B18" w:rsidP="00EA511A" w:rsidRDefault="00A41B18" w14:paraId="6A997B40" w14:textId="7B34ECEF">
      <w:pPr>
        <w:spacing w:after="60" w:line="240" w:lineRule="auto"/>
        <w:jc w:val="both"/>
        <w:rPr>
          <w:rFonts w:ascii="Times New Roman" w:hAnsi="Times New Roman" w:cs="Times New Roman"/>
        </w:rPr>
      </w:pPr>
      <w:r>
        <w:rPr>
          <w:rFonts w:ascii="Times New Roman" w:hAnsi="Times New Roman" w:cs="Times New Roman"/>
          <w:b/>
          <w:bCs/>
        </w:rPr>
        <w:t>Measures of Success:</w:t>
      </w:r>
      <w:r w:rsidR="00F766AF">
        <w:rPr>
          <w:rFonts w:ascii="Times New Roman" w:hAnsi="Times New Roman" w:cs="Times New Roman"/>
          <w:b/>
          <w:bCs/>
        </w:rPr>
        <w:t xml:space="preserve"> </w:t>
      </w:r>
      <w:r w:rsidR="00F766AF">
        <w:rPr>
          <w:rFonts w:ascii="Times New Roman" w:hAnsi="Times New Roman" w:cs="Times New Roman"/>
        </w:rPr>
        <w:t xml:space="preserve">To evaluate model improvement, the temperatures achieved during clinical </w:t>
      </w:r>
      <w:proofErr w:type="spellStart"/>
      <w:r w:rsidR="00F766AF">
        <w:rPr>
          <w:rFonts w:ascii="Times New Roman" w:hAnsi="Times New Roman" w:cs="Times New Roman"/>
        </w:rPr>
        <w:t>MRgFUS</w:t>
      </w:r>
      <w:proofErr w:type="spellEnd"/>
      <w:r w:rsidR="00F766AF">
        <w:rPr>
          <w:rFonts w:ascii="Times New Roman" w:hAnsi="Times New Roman" w:cs="Times New Roman"/>
        </w:rPr>
        <w:t xml:space="preserve"> treatments of breast cancer being performed by</w:t>
      </w:r>
      <w:r w:rsidR="00AE702C">
        <w:rPr>
          <w:rFonts w:ascii="Times New Roman" w:hAnsi="Times New Roman" w:cs="Times New Roman"/>
        </w:rPr>
        <w:t xml:space="preserve"> collaborator</w:t>
      </w:r>
      <w:r w:rsidR="00F766AF">
        <w:rPr>
          <w:rFonts w:ascii="Times New Roman" w:hAnsi="Times New Roman" w:cs="Times New Roman"/>
        </w:rPr>
        <w:t xml:space="preserve"> </w:t>
      </w:r>
      <w:r w:rsidR="00AE702C">
        <w:rPr>
          <w:rFonts w:ascii="Times New Roman" w:hAnsi="Times New Roman" w:cs="Times New Roman"/>
        </w:rPr>
        <w:t>Dr. Allison Payne</w:t>
      </w:r>
      <w:r w:rsidR="00F766AF">
        <w:rPr>
          <w:rFonts w:ascii="Times New Roman" w:hAnsi="Times New Roman" w:cs="Times New Roman"/>
        </w:rPr>
        <w:t xml:space="preserve"> at the University of Utah</w:t>
      </w:r>
      <w:r w:rsidR="00E83687">
        <w:rPr>
          <w:rFonts w:ascii="Times New Roman" w:hAnsi="Times New Roman" w:cs="Times New Roman"/>
        </w:rPr>
        <w:t xml:space="preserve"> </w:t>
      </w:r>
      <w:r w:rsidR="00AE702C">
        <w:rPr>
          <w:rFonts w:ascii="Times New Roman" w:hAnsi="Times New Roman" w:cs="Times New Roman"/>
        </w:rPr>
        <w:fldChar w:fldCharType="begin"/>
      </w:r>
      <w:r w:rsidR="00893CEA">
        <w:rPr>
          <w:rFonts w:ascii="Times New Roman" w:hAnsi="Times New Roman" w:cs="Times New Roman"/>
        </w:rPr>
        <w:instrText xml:space="preserve"> ADDIN ZOTERO_ITEM CSL_CITATION {"citationID":"LK4DylUN","properties":{"formattedCitation":"[43]","plainCitation":"[43]","noteIndex":0},"citationItems":[{"id":889,"uris":["http://zotero.org/users/10429457/items/PL8CPWFM"],"itemData":{"id":889,"type":"webpage","container-title":"Feasibility Evaluation of the Muse Magnetic Resonance Guided Focused Ultrasound System (BreastMRgFUS)","title":"clinicaltrials.gov","URL":"https://clinicaltrials.gov/ct2/show/record/NCT05291507","issued":{"date-parts":[["2023",2,13]]}}}],"schema":"https://github.com/citation-style-language/schema/raw/master/csl-citation.json"} </w:instrText>
      </w:r>
      <w:r w:rsidR="00AE702C">
        <w:rPr>
          <w:rFonts w:ascii="Times New Roman" w:hAnsi="Times New Roman" w:cs="Times New Roman"/>
        </w:rPr>
        <w:fldChar w:fldCharType="separate"/>
      </w:r>
      <w:r w:rsidR="00893CEA">
        <w:rPr>
          <w:rFonts w:ascii="Times New Roman" w:hAnsi="Times New Roman" w:cs="Times New Roman"/>
          <w:noProof/>
        </w:rPr>
        <w:t>[43]</w:t>
      </w:r>
      <w:r w:rsidR="00AE702C">
        <w:rPr>
          <w:rFonts w:ascii="Times New Roman" w:hAnsi="Times New Roman" w:cs="Times New Roman"/>
        </w:rPr>
        <w:fldChar w:fldCharType="end"/>
      </w:r>
      <w:r w:rsidR="00AE702C">
        <w:rPr>
          <w:rFonts w:ascii="Times New Roman" w:hAnsi="Times New Roman" w:cs="Times New Roman"/>
        </w:rPr>
        <w:t xml:space="preserve"> </w:t>
      </w:r>
      <w:r w:rsidR="00F766AF">
        <w:rPr>
          <w:rFonts w:ascii="Times New Roman" w:hAnsi="Times New Roman" w:cs="Times New Roman"/>
        </w:rPr>
        <w:t xml:space="preserve">will be retrospectively predicted using each of the above methods in addition to the traditional modeling approach.  </w:t>
      </w:r>
      <w:r w:rsidR="00AE702C">
        <w:rPr>
          <w:rFonts w:ascii="Times New Roman" w:hAnsi="Times New Roman" w:cs="Times New Roman"/>
        </w:rPr>
        <w:t>Dr. Payne</w:t>
      </w:r>
      <w:r w:rsidR="00F766AF">
        <w:rPr>
          <w:rFonts w:ascii="Times New Roman" w:hAnsi="Times New Roman" w:cs="Times New Roman"/>
        </w:rPr>
        <w:t xml:space="preserve"> will provide de-identified MRI data from before</w:t>
      </w:r>
      <w:r w:rsidR="00AD3FFC">
        <w:rPr>
          <w:rFonts w:ascii="Times New Roman" w:hAnsi="Times New Roman" w:cs="Times New Roman"/>
        </w:rPr>
        <w:t xml:space="preserve">, </w:t>
      </w:r>
      <w:r w:rsidR="00F766AF">
        <w:rPr>
          <w:rFonts w:ascii="Times New Roman" w:hAnsi="Times New Roman" w:cs="Times New Roman"/>
        </w:rPr>
        <w:t>during</w:t>
      </w:r>
      <w:r w:rsidR="00AD3FFC">
        <w:rPr>
          <w:rFonts w:ascii="Times New Roman" w:hAnsi="Times New Roman" w:cs="Times New Roman"/>
        </w:rPr>
        <w:t>, and after</w:t>
      </w:r>
      <w:r w:rsidR="00F766AF">
        <w:rPr>
          <w:rFonts w:ascii="Times New Roman" w:hAnsi="Times New Roman" w:cs="Times New Roman"/>
        </w:rPr>
        <w:t xml:space="preserve"> the treatment, as well as information including transducer positioning, ultrasound power and duration, time between heating</w:t>
      </w:r>
      <w:r w:rsidR="000F42C3">
        <w:rPr>
          <w:rFonts w:ascii="Times New Roman" w:hAnsi="Times New Roman" w:cs="Times New Roman"/>
        </w:rPr>
        <w:t xml:space="preserve">, etc. </w:t>
      </w:r>
      <w:r w:rsidRPr="74643519" w:rsidR="00127CDD">
        <w:rPr>
          <w:rFonts w:ascii="Times New Roman" w:hAnsi="Times New Roman" w:cs="Times New Roman"/>
        </w:rPr>
        <w:t xml:space="preserve">We will develop a flexible Bayesian model for these data, which will allow us to fully propagate and quantify uncertainty.  We will assess model accuracy using predictive accuracy based on leave-one-out cross validation. </w:t>
      </w:r>
      <w:r w:rsidR="00F766AF">
        <w:rPr>
          <w:rFonts w:ascii="Times New Roman" w:hAnsi="Times New Roman" w:cs="Times New Roman"/>
        </w:rPr>
        <w:t>These validation efforts will demonstrate the accuracy of our methods and increase confidence in the usefulness of model-based treatment planning.</w:t>
      </w:r>
    </w:p>
    <w:p w:rsidRPr="00127CDD" w:rsidR="00AC459C" w:rsidP="00EA511A" w:rsidRDefault="00A41B18" w14:paraId="57A3353E" w14:textId="19FBB221">
      <w:pPr>
        <w:spacing w:after="60" w:line="240" w:lineRule="auto"/>
        <w:jc w:val="both"/>
        <w:rPr>
          <w:rFonts w:ascii="Times New Roman" w:hAnsi="Times New Roman" w:cs="Times New Roman"/>
          <w:b/>
          <w:bCs/>
        </w:rPr>
      </w:pPr>
      <w:r>
        <w:rPr>
          <w:rFonts w:ascii="Times New Roman" w:hAnsi="Times New Roman" w:cs="Times New Roman"/>
          <w:b/>
          <w:bCs/>
        </w:rPr>
        <w:t>Potential Problems and Alternative Strategies:</w:t>
      </w:r>
      <w:r w:rsidR="000F42C3">
        <w:rPr>
          <w:rFonts w:ascii="Times New Roman" w:hAnsi="Times New Roman" w:cs="Times New Roman"/>
          <w:b/>
          <w:bCs/>
        </w:rPr>
        <w:t xml:space="preserve"> </w:t>
      </w:r>
      <w:r w:rsidR="000F42C3">
        <w:rPr>
          <w:rFonts w:ascii="Times New Roman" w:hAnsi="Times New Roman" w:cs="Times New Roman"/>
        </w:rPr>
        <w:t>Property values and distributions in the scientific literature may not cover all desired tissue types.  Dr Dillon’s research lab is developing the capability to measure temperature-dependent acoustic and thermal properties.  If necessary, tissue samples</w:t>
      </w:r>
      <w:r w:rsidR="00126538">
        <w:rPr>
          <w:rFonts w:ascii="Times New Roman" w:hAnsi="Times New Roman" w:cs="Times New Roman"/>
        </w:rPr>
        <w:t xml:space="preserve"> of bovine or porcine skin, fat, muscle, or glandular tissue</w:t>
      </w:r>
      <w:r w:rsidR="000F42C3">
        <w:rPr>
          <w:rFonts w:ascii="Times New Roman" w:hAnsi="Times New Roman" w:cs="Times New Roman"/>
        </w:rPr>
        <w:t xml:space="preserve"> acquired from local slaughterhouses can be characterized </w:t>
      </w:r>
      <w:r w:rsidR="00126538">
        <w:rPr>
          <w:rFonts w:ascii="Times New Roman" w:hAnsi="Times New Roman" w:cs="Times New Roman"/>
        </w:rPr>
        <w:t>and utilized in our models.</w:t>
      </w:r>
    </w:p>
    <w:p w:rsidR="00032D0D" w:rsidP="00EA511A" w:rsidRDefault="006172B0" w14:paraId="75A338F6" w14:textId="7408376C">
      <w:pPr>
        <w:spacing w:after="60" w:line="240" w:lineRule="auto"/>
        <w:jc w:val="both"/>
        <w:rPr>
          <w:rFonts w:ascii="Times New Roman" w:hAnsi="Times New Roman" w:cs="Times New Roman"/>
          <w:b/>
          <w:bCs/>
        </w:rPr>
      </w:pPr>
      <w:r w:rsidRPr="00E74150">
        <w:rPr>
          <w:rFonts w:ascii="Times New Roman" w:hAnsi="Times New Roman" w:cs="Times New Roman"/>
          <w:noProof/>
        </w:rPr>
        <w:lastRenderedPageBreak/>
        <w:drawing>
          <wp:anchor distT="0" distB="0" distL="114300" distR="114300" simplePos="0" relativeHeight="251661312" behindDoc="0" locked="0" layoutInCell="1" allowOverlap="1" wp14:anchorId="1CF1145A" wp14:editId="0C5C0EF4">
            <wp:simplePos x="0" y="0"/>
            <wp:positionH relativeFrom="column">
              <wp:posOffset>4036695</wp:posOffset>
            </wp:positionH>
            <wp:positionV relativeFrom="paragraph">
              <wp:posOffset>909906</wp:posOffset>
            </wp:positionV>
            <wp:extent cx="1892935" cy="2743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92935" cy="2743200"/>
                    </a:xfrm>
                    <a:prstGeom prst="rect">
                      <a:avLst/>
                    </a:prstGeom>
                  </pic:spPr>
                </pic:pic>
              </a:graphicData>
            </a:graphic>
            <wp14:sizeRelH relativeFrom="page">
              <wp14:pctWidth>0</wp14:pctWidth>
            </wp14:sizeRelH>
            <wp14:sizeRelV relativeFrom="page">
              <wp14:pctHeight>0</wp14:pctHeight>
            </wp14:sizeRelV>
          </wp:anchor>
        </w:drawing>
      </w:r>
      <w:r w:rsidR="00032D0D">
        <w:rPr>
          <w:rFonts w:ascii="Times New Roman" w:hAnsi="Times New Roman" w:cs="Times New Roman"/>
          <w:b/>
          <w:bCs/>
        </w:rPr>
        <w:t>Aim 2:</w:t>
      </w:r>
      <w:r w:rsidR="00AC1ADB">
        <w:rPr>
          <w:rFonts w:ascii="Times New Roman" w:hAnsi="Times New Roman" w:cs="Times New Roman"/>
          <w:b/>
          <w:bCs/>
        </w:rPr>
        <w:t xml:space="preserve"> </w:t>
      </w:r>
      <w:r w:rsidRPr="00AC1ADB" w:rsidR="00AC1ADB">
        <w:rPr>
          <w:rFonts w:ascii="Times New Roman" w:hAnsi="Times New Roman" w:cs="Times New Roman"/>
        </w:rPr>
        <w:t xml:space="preserve">Reduce </w:t>
      </w:r>
      <w:r>
        <w:rPr>
          <w:rFonts w:ascii="Times New Roman" w:hAnsi="Times New Roman" w:cs="Times New Roman"/>
        </w:rPr>
        <w:t xml:space="preserve">the </w:t>
      </w:r>
      <w:r w:rsidRPr="00AC1ADB" w:rsidR="00AC1ADB">
        <w:rPr>
          <w:rFonts w:ascii="Times New Roman" w:hAnsi="Times New Roman" w:cs="Times New Roman"/>
        </w:rPr>
        <w:t>computational time and cost</w:t>
      </w:r>
      <w:r>
        <w:rPr>
          <w:rFonts w:ascii="Times New Roman" w:hAnsi="Times New Roman" w:cs="Times New Roman"/>
        </w:rPr>
        <w:t xml:space="preserve"> to prepare and utilize predictive models for breast cancer </w:t>
      </w:r>
      <w:proofErr w:type="spellStart"/>
      <w:r>
        <w:rPr>
          <w:rFonts w:ascii="Times New Roman" w:hAnsi="Times New Roman" w:cs="Times New Roman"/>
        </w:rPr>
        <w:t>MRgFUS</w:t>
      </w:r>
      <w:proofErr w:type="spellEnd"/>
      <w:r>
        <w:rPr>
          <w:rFonts w:ascii="Times New Roman" w:hAnsi="Times New Roman" w:cs="Times New Roman"/>
        </w:rPr>
        <w:t xml:space="preserve"> treatments</w:t>
      </w:r>
      <w:r w:rsidRPr="00AC1ADB" w:rsidR="00AC1ADB">
        <w:rPr>
          <w:rFonts w:ascii="Times New Roman" w:hAnsi="Times New Roman" w:cs="Times New Roman"/>
        </w:rPr>
        <w:t xml:space="preserve">. This </w:t>
      </w:r>
      <w:r w:rsidR="004F66EF">
        <w:rPr>
          <w:rFonts w:ascii="Times New Roman" w:hAnsi="Times New Roman" w:cs="Times New Roman"/>
        </w:rPr>
        <w:t xml:space="preserve">aim </w:t>
      </w:r>
      <w:r w:rsidRPr="00AC1ADB" w:rsidR="00AC1ADB">
        <w:rPr>
          <w:rFonts w:ascii="Times New Roman" w:hAnsi="Times New Roman" w:cs="Times New Roman"/>
        </w:rPr>
        <w:t xml:space="preserve">will </w:t>
      </w:r>
      <w:r w:rsidR="009F24E1">
        <w:rPr>
          <w:rFonts w:ascii="Times New Roman" w:hAnsi="Times New Roman" w:cs="Times New Roman"/>
        </w:rPr>
        <w:t>address</w:t>
      </w:r>
      <w:r w:rsidR="004F66EF">
        <w:rPr>
          <w:rFonts w:ascii="Times New Roman" w:hAnsi="Times New Roman" w:cs="Times New Roman"/>
        </w:rPr>
        <w:t xml:space="preserve"> one of the most time-consuming portions of treatment modeling: the tissue segmentation process. We propose to reduce segmentation time by </w:t>
      </w:r>
      <w:r w:rsidRPr="00AC1ADB" w:rsidR="00AC1ADB">
        <w:rPr>
          <w:rFonts w:ascii="Times New Roman" w:hAnsi="Times New Roman" w:cs="Times New Roman"/>
        </w:rPr>
        <w:t xml:space="preserve">(a) </w:t>
      </w:r>
      <w:r w:rsidR="004F66EF">
        <w:rPr>
          <w:rFonts w:ascii="Times New Roman" w:hAnsi="Times New Roman" w:cs="Times New Roman"/>
        </w:rPr>
        <w:t xml:space="preserve">developing a library of segmented </w:t>
      </w:r>
      <w:r w:rsidR="009F24E1">
        <w:rPr>
          <w:rFonts w:ascii="Times New Roman" w:hAnsi="Times New Roman" w:cs="Times New Roman"/>
        </w:rPr>
        <w:t xml:space="preserve">breast </w:t>
      </w:r>
      <w:r w:rsidR="004F66EF">
        <w:rPr>
          <w:rFonts w:ascii="Times New Roman" w:hAnsi="Times New Roman" w:cs="Times New Roman"/>
        </w:rPr>
        <w:t>models</w:t>
      </w:r>
      <w:r w:rsidR="009F24E1">
        <w:rPr>
          <w:rFonts w:ascii="Times New Roman" w:hAnsi="Times New Roman" w:cs="Times New Roman"/>
        </w:rPr>
        <w:t>, (b) improving and confirming segmentation accuracy through iterative discussion and training with a clinical radiologist, and (c) using the library of segmented models</w:t>
      </w:r>
      <w:r w:rsidR="004F66EF">
        <w:rPr>
          <w:rFonts w:ascii="Times New Roman" w:hAnsi="Times New Roman" w:cs="Times New Roman"/>
        </w:rPr>
        <w:t xml:space="preserve"> to train a machine learning algorithm how to perform tissue segmentation.</w:t>
      </w:r>
      <w:r w:rsidR="009F24E1">
        <w:rPr>
          <w:rFonts w:ascii="Times New Roman" w:hAnsi="Times New Roman" w:cs="Times New Roman"/>
        </w:rPr>
        <w:t xml:space="preserve">  </w:t>
      </w:r>
    </w:p>
    <w:p w:rsidR="00FA1220" w:rsidP="00EA511A" w:rsidRDefault="00032D0D" w14:paraId="56390B5C" w14:textId="0B025875">
      <w:pPr>
        <w:spacing w:after="60" w:line="240" w:lineRule="auto"/>
        <w:jc w:val="both"/>
        <w:rPr>
          <w:rFonts w:ascii="Times New Roman" w:hAnsi="Times New Roman" w:cs="Times New Roman"/>
        </w:rPr>
      </w:pPr>
      <w:r>
        <w:rPr>
          <w:rFonts w:ascii="Times New Roman" w:hAnsi="Times New Roman" w:cs="Times New Roman"/>
          <w:b/>
          <w:bCs/>
        </w:rPr>
        <w:t>Rationale:</w:t>
      </w:r>
      <w:r w:rsidR="00AC5EBA">
        <w:rPr>
          <w:rFonts w:ascii="Times New Roman" w:hAnsi="Times New Roman" w:cs="Times New Roman"/>
          <w:b/>
          <w:bCs/>
        </w:rPr>
        <w:t xml:space="preserve">  </w:t>
      </w:r>
      <w:r w:rsidR="00126538">
        <w:rPr>
          <w:rFonts w:ascii="Times New Roman" w:hAnsi="Times New Roman" w:cs="Times New Roman"/>
        </w:rPr>
        <w:t xml:space="preserve">Given the 24-to-48-hour treatment planning window, the time required to perform </w:t>
      </w:r>
      <w:proofErr w:type="spellStart"/>
      <w:r w:rsidR="00126538">
        <w:rPr>
          <w:rFonts w:ascii="Times New Roman" w:hAnsi="Times New Roman" w:cs="Times New Roman"/>
        </w:rPr>
        <w:t>MRgFUS</w:t>
      </w:r>
      <w:proofErr w:type="spellEnd"/>
      <w:r w:rsidR="00126538">
        <w:rPr>
          <w:rFonts w:ascii="Times New Roman" w:hAnsi="Times New Roman" w:cs="Times New Roman"/>
        </w:rPr>
        <w:t xml:space="preserve"> treatment predictions</w:t>
      </w:r>
      <w:r w:rsidR="00FA1220">
        <w:rPr>
          <w:rFonts w:ascii="Times New Roman" w:hAnsi="Times New Roman" w:cs="Times New Roman"/>
        </w:rPr>
        <w:t xml:space="preserve"> must be reduced from hours to minutes.  If such time reductions can be accomplished without sacrificing model prediction accuracy, thousands of unique treatment scenarios and plans could be evaluated to inform the surgeon of the most optimal treatment plan.</w:t>
      </w:r>
    </w:p>
    <w:p w:rsidR="00AC5EBA" w:rsidP="00EA511A" w:rsidRDefault="00FA1220" w14:paraId="3FFF5232" w14:textId="17DBED0B">
      <w:pPr>
        <w:spacing w:after="60" w:line="240" w:lineRule="auto"/>
        <w:jc w:val="both"/>
        <w:rPr>
          <w:rFonts w:ascii="Times New Roman" w:hAnsi="Times New Roman" w:cs="Times New Roman"/>
        </w:rPr>
      </w:pPr>
      <w:r>
        <w:rPr>
          <w:noProof/>
        </w:rPr>
        <mc:AlternateContent>
          <mc:Choice Requires="wps">
            <w:drawing>
              <wp:anchor distT="0" distB="0" distL="114300" distR="114300" simplePos="0" relativeHeight="251663360" behindDoc="1" locked="0" layoutInCell="1" allowOverlap="1" wp14:anchorId="3CE765E7" wp14:editId="6ECC2B94">
                <wp:simplePos x="0" y="0"/>
                <wp:positionH relativeFrom="column">
                  <wp:posOffset>4037330</wp:posOffset>
                </wp:positionH>
                <wp:positionV relativeFrom="paragraph">
                  <wp:posOffset>1637763</wp:posOffset>
                </wp:positionV>
                <wp:extent cx="2009140" cy="576580"/>
                <wp:effectExtent l="0" t="0" r="0" b="0"/>
                <wp:wrapTight wrapText="bothSides">
                  <wp:wrapPolygon edited="0">
                    <wp:start x="0" y="0"/>
                    <wp:lineTo x="0" y="20934"/>
                    <wp:lineTo x="21436" y="20934"/>
                    <wp:lineTo x="21436"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009140" cy="576580"/>
                        </a:xfrm>
                        <a:prstGeom prst="rect">
                          <a:avLst/>
                        </a:prstGeom>
                        <a:solidFill>
                          <a:prstClr val="white"/>
                        </a:solidFill>
                        <a:ln>
                          <a:noFill/>
                        </a:ln>
                      </wps:spPr>
                      <wps:txbx>
                        <w:txbxContent>
                          <w:p w:rsidRPr="007B38DF" w:rsidR="00E74150" w:rsidP="00E74150" w:rsidRDefault="00E74150" w14:paraId="2CD5FF4D" w14:textId="6AEB1817">
                            <w:pPr>
                              <w:pStyle w:val="Caption"/>
                              <w:rPr>
                                <w:rFonts w:cstheme="minorHAnsi"/>
                                <w:b w:val="0"/>
                                <w:bCs w:val="0"/>
                                <w:color w:val="808080" w:themeColor="background1" w:themeShade="80"/>
                                <w:sz w:val="22"/>
                                <w:szCs w:val="22"/>
                              </w:rPr>
                            </w:pPr>
                            <w:r w:rsidRPr="007B38DF">
                              <w:rPr>
                                <w:rFonts w:cstheme="minorHAnsi"/>
                                <w:b w:val="0"/>
                                <w:bCs w:val="0"/>
                                <w:color w:val="808080" w:themeColor="background1" w:themeShade="80"/>
                              </w:rPr>
                              <w:t xml:space="preserve">Figure </w:t>
                            </w:r>
                            <w:r>
                              <w:rPr>
                                <w:rFonts w:cstheme="minorHAnsi"/>
                                <w:b w:val="0"/>
                                <w:bCs w:val="0"/>
                                <w:color w:val="808080" w:themeColor="background1" w:themeShade="80"/>
                              </w:rPr>
                              <w:t>2</w:t>
                            </w:r>
                            <w:r w:rsidRPr="007B38DF">
                              <w:rPr>
                                <w:rFonts w:cstheme="minorHAnsi"/>
                                <w:b w:val="0"/>
                                <w:bCs w:val="0"/>
                                <w:color w:val="808080" w:themeColor="background1" w:themeShade="80"/>
                              </w:rPr>
                              <w:t xml:space="preserve">: </w:t>
                            </w:r>
                            <w:r>
                              <w:rPr>
                                <w:rFonts w:cstheme="minorHAnsi"/>
                                <w:b w:val="0"/>
                                <w:bCs w:val="0"/>
                                <w:color w:val="808080" w:themeColor="background1" w:themeShade="80"/>
                              </w:rPr>
                              <w:t>(Top) Single 2D slice of segmented breast model overlayed on MRI scan. (Bottom) 3D projection of the segmented breast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05F4D6E">
              <v:shapetype id="_x0000_t202" coordsize="21600,21600" o:spt="202" path="m,l,21600r21600,l21600,xe" w14:anchorId="3CE765E7">
                <v:stroke joinstyle="miter"/>
                <v:path gradientshapeok="t" o:connecttype="rect"/>
              </v:shapetype>
              <v:shape id="Text Box 4" style="position:absolute;left:0;text-align:left;margin-left:317.9pt;margin-top:128.95pt;width:158.2pt;height:45.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">
                <v:textbox inset="0,0,0,0">
                  <w:txbxContent>
                    <w:p w:rsidRPr="007B38DF" w:rsidR="00E74150" w:rsidP="00E74150" w:rsidRDefault="00E74150" w14:paraId="3B60F833" w14:textId="6AEB1817">
                      <w:pPr>
                        <w:pStyle w:val="Caption"/>
                        <w:rPr>
                          <w:rFonts w:cstheme="minorHAnsi"/>
                          <w:b w:val="0"/>
                          <w:bCs w:val="0"/>
                          <w:color w:val="808080" w:themeColor="background1" w:themeShade="80"/>
                          <w:sz w:val="22"/>
                          <w:szCs w:val="22"/>
                        </w:rPr>
                      </w:pPr>
                      <w:r w:rsidRPr="007B38DF">
                        <w:rPr>
                          <w:rFonts w:cstheme="minorHAnsi"/>
                          <w:b w:val="0"/>
                          <w:bCs w:val="0"/>
                          <w:color w:val="808080" w:themeColor="background1" w:themeShade="80"/>
                        </w:rPr>
                        <w:t xml:space="preserve">Figure </w:t>
                      </w:r>
                      <w:r>
                        <w:rPr>
                          <w:rFonts w:cstheme="minorHAnsi"/>
                          <w:b w:val="0"/>
                          <w:bCs w:val="0"/>
                          <w:color w:val="808080" w:themeColor="background1" w:themeShade="80"/>
                        </w:rPr>
                        <w:t>2</w:t>
                      </w:r>
                      <w:r w:rsidRPr="007B38DF">
                        <w:rPr>
                          <w:rFonts w:cstheme="minorHAnsi"/>
                          <w:b w:val="0"/>
                          <w:bCs w:val="0"/>
                          <w:color w:val="808080" w:themeColor="background1" w:themeShade="80"/>
                        </w:rPr>
                        <w:t xml:space="preserve">: </w:t>
                      </w:r>
                      <w:r>
                        <w:rPr>
                          <w:rFonts w:cstheme="minorHAnsi"/>
                          <w:b w:val="0"/>
                          <w:bCs w:val="0"/>
                          <w:color w:val="808080" w:themeColor="background1" w:themeShade="80"/>
                        </w:rPr>
                        <w:t>(Top) Single 2D slice of segmented breast model overlayed on MRI scan. (Bottom) 3D projection of the segmented breast model.</w:t>
                      </w:r>
                    </w:p>
                  </w:txbxContent>
                </v:textbox>
                <w10:wrap type="tight"/>
              </v:shape>
            </w:pict>
          </mc:Fallback>
        </mc:AlternateContent>
      </w:r>
      <w:r w:rsidR="3B9EF15A">
        <w:rPr>
          <w:rFonts w:ascii="Times New Roman" w:hAnsi="Times New Roman" w:cs="Times New Roman"/>
        </w:rPr>
        <w:t xml:space="preserve">One of the most time-consuming aspects of treatment modeling is the tissue segmentation process, in which MR images are used to identify and differentiate the various tissue types required for acoustic and thermal </w:t>
      </w:r>
      <w:r w:rsidR="33C8FD3C">
        <w:rPr>
          <w:rFonts w:ascii="Times New Roman" w:hAnsi="Times New Roman" w:cs="Times New Roman"/>
        </w:rPr>
        <w:t>simulations</w:t>
      </w:r>
      <w:r w:rsidR="3B9EF15A">
        <w:rPr>
          <w:rFonts w:ascii="Times New Roman" w:hAnsi="Times New Roman" w:cs="Times New Roman"/>
        </w:rPr>
        <w:t xml:space="preserve">. This process of separating skin, fat, muscle, bone, </w:t>
      </w:r>
      <w:r w:rsidR="33C8FD3C">
        <w:rPr>
          <w:rFonts w:ascii="Times New Roman" w:hAnsi="Times New Roman" w:cs="Times New Roman"/>
        </w:rPr>
        <w:t>tumor, etc. involves tedious often hand-determined analysis of each two-dimensional image in the three-dimensional MRI</w:t>
      </w:r>
      <w:r w:rsidR="7C151722">
        <w:rPr>
          <w:rFonts w:ascii="Times New Roman" w:hAnsi="Times New Roman" w:cs="Times New Roman"/>
        </w:rPr>
        <w:t xml:space="preserve"> (</w:t>
      </w:r>
      <w:r w:rsidR="29060EF1">
        <w:rPr>
          <w:rFonts w:ascii="Times New Roman" w:hAnsi="Times New Roman" w:cs="Times New Roman"/>
        </w:rPr>
        <w:t>an example of a segmented breast model is shown in Figure 2</w:t>
      </w:r>
      <w:r w:rsidR="7C151722">
        <w:rPr>
          <w:rFonts w:ascii="Times New Roman" w:hAnsi="Times New Roman" w:cs="Times New Roman"/>
        </w:rPr>
        <w:t>)</w:t>
      </w:r>
      <w:r w:rsidR="33C8FD3C">
        <w:rPr>
          <w:rFonts w:ascii="Times New Roman" w:hAnsi="Times New Roman" w:cs="Times New Roman"/>
        </w:rPr>
        <w:t xml:space="preserve">.  While software exists that semi-automates portions of the segmentation process </w:t>
      </w:r>
      <w:r w:rsidR="00166182">
        <w:rPr>
          <w:rFonts w:ascii="Times New Roman" w:hAnsi="Times New Roman" w:cs="Times New Roman"/>
        </w:rPr>
        <w:fldChar w:fldCharType="begin"/>
      </w:r>
      <w:r w:rsidR="00893CEA">
        <w:rPr>
          <w:rFonts w:ascii="Times New Roman" w:hAnsi="Times New Roman" w:cs="Times New Roman"/>
        </w:rPr>
        <w:instrText xml:space="preserve"> ADDIN ZOTERO_ITEM CSL_CITATION {"citationID":"fSRWELVg","properties":{"formattedCitation":"[44]","plainCitation":"[44]","noteIndex":0},"citationItems":[{"id":358,"uris":["http://zotero.org/users/10429457/items/NXNWKDJ8"],"itemData":{"id":358,"type":"document","title":"Seg3D: Volumetric Image Segmentation and Visualization. Scientific Computing and Imaging Institute ({SCI}), Download from: http://www.seg3d.org","author":[{"literal":"CIBC"}],"issued":{"date-parts":[["2015"]]}}}],"schema":"https://github.com/citation-style-language/schema/raw/master/csl-citation.json"} </w:instrText>
      </w:r>
      <w:r w:rsidR="00166182">
        <w:rPr>
          <w:rFonts w:ascii="Times New Roman" w:hAnsi="Times New Roman" w:cs="Times New Roman"/>
        </w:rPr>
        <w:fldChar w:fldCharType="separate"/>
      </w:r>
      <w:r w:rsidR="03F65ABA">
        <w:rPr>
          <w:rFonts w:ascii="Times New Roman" w:hAnsi="Times New Roman" w:cs="Times New Roman"/>
          <w:noProof/>
        </w:rPr>
        <w:t>[44]</w:t>
      </w:r>
      <w:r w:rsidR="00166182">
        <w:rPr>
          <w:rFonts w:ascii="Times New Roman" w:hAnsi="Times New Roman" w:cs="Times New Roman"/>
        </w:rPr>
        <w:fldChar w:fldCharType="end"/>
      </w:r>
      <w:r w:rsidR="33C8FD3C">
        <w:rPr>
          <w:rFonts w:ascii="Times New Roman" w:hAnsi="Times New Roman" w:cs="Times New Roman"/>
        </w:rPr>
        <w:t>, cleanup of the segmented model is still required because multiple interrelated</w:t>
      </w:r>
      <w:r w:rsidR="47FFAE84">
        <w:rPr>
          <w:rFonts w:ascii="Times New Roman" w:hAnsi="Times New Roman" w:cs="Times New Roman"/>
        </w:rPr>
        <w:t>,</w:t>
      </w:r>
      <w:r w:rsidR="33C8FD3C">
        <w:rPr>
          <w:rFonts w:ascii="Times New Roman" w:hAnsi="Times New Roman" w:cs="Times New Roman"/>
        </w:rPr>
        <w:t xml:space="preserve"> </w:t>
      </w:r>
      <w:r w:rsidR="7C151722">
        <w:rPr>
          <w:rFonts w:ascii="Times New Roman" w:hAnsi="Times New Roman" w:cs="Times New Roman"/>
        </w:rPr>
        <w:t xml:space="preserve">case-specific imaging </w:t>
      </w:r>
      <w:r w:rsidR="33C8FD3C">
        <w:rPr>
          <w:rFonts w:ascii="Times New Roman" w:hAnsi="Times New Roman" w:cs="Times New Roman"/>
        </w:rPr>
        <w:t xml:space="preserve">factors </w:t>
      </w:r>
      <w:r w:rsidR="7C151722">
        <w:rPr>
          <w:rFonts w:ascii="Times New Roman" w:hAnsi="Times New Roman" w:cs="Times New Roman"/>
        </w:rPr>
        <w:t xml:space="preserve">introduce </w:t>
      </w:r>
      <w:r w:rsidR="47FFAE84">
        <w:rPr>
          <w:rFonts w:ascii="Times New Roman" w:hAnsi="Times New Roman" w:cs="Times New Roman"/>
        </w:rPr>
        <w:t xml:space="preserve">variability and </w:t>
      </w:r>
      <w:r w:rsidR="7C151722">
        <w:rPr>
          <w:rFonts w:ascii="Times New Roman" w:hAnsi="Times New Roman" w:cs="Times New Roman"/>
        </w:rPr>
        <w:t xml:space="preserve">uncertainty.  These imaging factors include, but are not limited to, </w:t>
      </w:r>
      <w:r w:rsidR="33C8FD3C">
        <w:rPr>
          <w:rFonts w:ascii="Times New Roman" w:hAnsi="Times New Roman" w:cs="Times New Roman"/>
        </w:rPr>
        <w:t xml:space="preserve">MR image </w:t>
      </w:r>
      <w:r w:rsidR="7C151722">
        <w:rPr>
          <w:rFonts w:ascii="Times New Roman" w:hAnsi="Times New Roman" w:cs="Times New Roman"/>
        </w:rPr>
        <w:t>noise</w:t>
      </w:r>
      <w:r w:rsidR="33C8FD3C">
        <w:rPr>
          <w:rFonts w:ascii="Times New Roman" w:hAnsi="Times New Roman" w:cs="Times New Roman"/>
        </w:rPr>
        <w:t xml:space="preserve">, physical proximity to the imaging coils, </w:t>
      </w:r>
      <w:r w:rsidR="7C151722">
        <w:rPr>
          <w:rFonts w:ascii="Times New Roman" w:hAnsi="Times New Roman" w:cs="Times New Roman"/>
        </w:rPr>
        <w:t>MR sequence sensitivity and contrast, and patient motion and respiration.</w:t>
      </w:r>
      <w:r w:rsidRPr="00FA1220" w:rsidR="418F5BE3">
        <w:rPr>
          <w:rFonts w:ascii="Times New Roman" w:hAnsi="Times New Roman" w:cs="Times New Roman"/>
        </w:rPr>
        <w:t xml:space="preserve"> </w:t>
      </w:r>
      <w:r w:rsidR="418F5BE3">
        <w:rPr>
          <w:rFonts w:ascii="Times New Roman" w:hAnsi="Times New Roman" w:cs="Times New Roman"/>
        </w:rPr>
        <w:t xml:space="preserve">The segmented breast model shown in Figure 2 required 40 hours </w:t>
      </w:r>
      <w:del w:author="David B Dahl" w:date="2023-02-19T04:26:12.722Z" w:id="182474834">
        <w:r w:rsidRPr="500407E8" w:rsidDel="418F5BE3">
          <w:rPr>
            <w:rFonts w:ascii="Times New Roman" w:hAnsi="Times New Roman" w:cs="Times New Roman"/>
          </w:rPr>
          <w:delText xml:space="preserve">of time from </w:delText>
        </w:r>
      </w:del>
      <w:ins w:author="David B Dahl" w:date="2023-02-19T04:26:13.024Z" w:id="130190245">
        <w:r w:rsidR="1A2984EF">
          <w:rPr>
            <w:rFonts w:ascii="Times New Roman" w:hAnsi="Times New Roman" w:cs="Times New Roman"/>
          </w:rPr>
          <w:t xml:space="preserve">for </w:t>
        </w:r>
      </w:ins>
      <w:r w:rsidR="418F5BE3">
        <w:rPr>
          <w:rFonts w:ascii="Times New Roman" w:hAnsi="Times New Roman" w:cs="Times New Roman"/>
        </w:rPr>
        <w:t xml:space="preserve">one </w:t>
      </w:r>
      <w:r w:rsidR="7455A476">
        <w:rPr>
          <w:rFonts w:ascii="Times New Roman" w:hAnsi="Times New Roman" w:cs="Times New Roman"/>
        </w:rPr>
        <w:t xml:space="preserve">BYU </w:t>
      </w:r>
      <w:r w:rsidR="418F5BE3">
        <w:rPr>
          <w:rFonts w:ascii="Times New Roman" w:hAnsi="Times New Roman" w:cs="Times New Roman"/>
        </w:rPr>
        <w:t>graduate student</w:t>
      </w:r>
      <w:r w:rsidR="3D346767">
        <w:rPr>
          <w:rFonts w:ascii="Times New Roman" w:hAnsi="Times New Roman" w:cs="Times New Roman"/>
        </w:rPr>
        <w:t xml:space="preserve">, </w:t>
      </w:r>
      <w:ins w:author="David B Dahl" w:date="2023-02-19T04:26:23.338Z" w:id="1159466281">
        <w:r w:rsidR="53AB408A">
          <w:rPr>
            <w:rFonts w:ascii="Times New Roman" w:hAnsi="Times New Roman" w:cs="Times New Roman"/>
          </w:rPr>
          <w:t xml:space="preserve">al</w:t>
        </w:r>
      </w:ins>
      <w:r w:rsidR="3D346767">
        <w:rPr>
          <w:rFonts w:ascii="Times New Roman" w:hAnsi="Times New Roman" w:cs="Times New Roman"/>
        </w:rPr>
        <w:t xml:space="preserve">though this </w:t>
      </w:r>
      <w:r w:rsidR="6A165348">
        <w:rPr>
          <w:rFonts w:ascii="Times New Roman" w:hAnsi="Times New Roman" w:cs="Times New Roman"/>
        </w:rPr>
        <w:t>timeframe is anticipated to shorten</w:t>
      </w:r>
      <w:r w:rsidR="3D346767">
        <w:rPr>
          <w:rFonts w:ascii="Times New Roman" w:hAnsi="Times New Roman" w:cs="Times New Roman"/>
        </w:rPr>
        <w:t xml:space="preserve"> with further segmenting experience</w:t>
      </w:r>
      <w:r w:rsidR="418F5BE3">
        <w:rPr>
          <w:rFonts w:ascii="Times New Roman" w:hAnsi="Times New Roman" w:cs="Times New Roman"/>
        </w:rPr>
        <w:t xml:space="preserve">.  </w:t>
      </w:r>
    </w:p>
    <w:p w:rsidR="00ED28B2" w:rsidP="00EA511A" w:rsidRDefault="00032D0D" w14:paraId="1B654C40" w14:textId="2A18F901">
      <w:pPr>
        <w:spacing w:after="60" w:line="240" w:lineRule="auto"/>
        <w:jc w:val="both"/>
        <w:rPr>
          <w:rFonts w:ascii="Times New Roman" w:hAnsi="Times New Roman" w:cs="Times New Roman"/>
        </w:rPr>
      </w:pPr>
      <w:r w:rsidRPr="500407E8" w:rsidR="5DD2B899">
        <w:rPr>
          <w:rFonts w:ascii="Times New Roman" w:hAnsi="Times New Roman" w:cs="Times New Roman"/>
          <w:b w:val="1"/>
          <w:bCs w:val="1"/>
        </w:rPr>
        <w:t>Experimental Methods:</w:t>
      </w:r>
      <w:r w:rsidRPr="500407E8" w:rsidR="2EDD3D69">
        <w:rPr>
          <w:rFonts w:ascii="Times New Roman" w:hAnsi="Times New Roman" w:cs="Times New Roman"/>
          <w:b w:val="1"/>
          <w:bCs w:val="1"/>
        </w:rPr>
        <w:t xml:space="preserve"> </w:t>
      </w:r>
      <w:r w:rsidRPr="500407E8" w:rsidR="068AA459">
        <w:rPr>
          <w:rFonts w:ascii="Times New Roman" w:hAnsi="Times New Roman" w:cs="Times New Roman"/>
          <w:b w:val="1"/>
          <w:bCs w:val="1"/>
          <w:u w:val="single"/>
        </w:rPr>
        <w:t>Creating the library</w:t>
      </w:r>
      <w:r w:rsidRPr="500407E8" w:rsidR="068AA459">
        <w:rPr>
          <w:rFonts w:ascii="Times New Roman" w:hAnsi="Times New Roman" w:cs="Times New Roman"/>
        </w:rPr>
        <w:t>-</w:t>
      </w:r>
      <w:r w:rsidRPr="500407E8" w:rsidR="068AA459">
        <w:rPr>
          <w:rFonts w:ascii="Times New Roman" w:hAnsi="Times New Roman" w:cs="Times New Roman"/>
          <w:b w:val="1"/>
          <w:bCs w:val="1"/>
        </w:rPr>
        <w:t xml:space="preserve"> </w:t>
      </w:r>
      <w:r w:rsidRPr="500407E8" w:rsidR="068AA459">
        <w:rPr>
          <w:rFonts w:ascii="Times New Roman" w:hAnsi="Times New Roman" w:cs="Times New Roman"/>
        </w:rPr>
        <w:t>The clinical MRI data described for use in Aim 1 will form the foundation of our segmentation training library.  Undergraduate students will be trained</w:t>
      </w:r>
      <w:r w:rsidRPr="500407E8" w:rsidR="20896719">
        <w:rPr>
          <w:rFonts w:ascii="Times New Roman" w:hAnsi="Times New Roman" w:cs="Times New Roman"/>
        </w:rPr>
        <w:t xml:space="preserve"> to</w:t>
      </w:r>
      <w:r w:rsidRPr="500407E8" w:rsidR="068AA459">
        <w:rPr>
          <w:rFonts w:ascii="Times New Roman" w:hAnsi="Times New Roman" w:cs="Times New Roman"/>
        </w:rPr>
        <w:t xml:space="preserve"> </w:t>
      </w:r>
      <w:r w:rsidRPr="500407E8" w:rsidR="20896719">
        <w:rPr>
          <w:rFonts w:ascii="Times New Roman" w:hAnsi="Times New Roman" w:cs="Times New Roman"/>
        </w:rPr>
        <w:t xml:space="preserve">interpret the MR anatomical images, </w:t>
      </w:r>
      <w:r w:rsidRPr="500407E8" w:rsidR="068AA459">
        <w:rPr>
          <w:rFonts w:ascii="Times New Roman" w:hAnsi="Times New Roman" w:cs="Times New Roman"/>
        </w:rPr>
        <w:t>in the use of segmentation software</w:t>
      </w:r>
      <w:r w:rsidRPr="500407E8" w:rsidR="20896719">
        <w:rPr>
          <w:rFonts w:ascii="Times New Roman" w:hAnsi="Times New Roman" w:cs="Times New Roman"/>
        </w:rPr>
        <w:t xml:space="preserve">, and in model cleanup best practices.  They will segment a model for each clinical patient that can be used for Aim 1 and Aim 2.  The library will </w:t>
      </w:r>
      <w:r w:rsidRPr="500407E8" w:rsidR="774CE710">
        <w:rPr>
          <w:rFonts w:ascii="Times New Roman" w:hAnsi="Times New Roman" w:cs="Times New Roman"/>
        </w:rPr>
        <w:t xml:space="preserve">be </w:t>
      </w:r>
      <w:r w:rsidRPr="500407E8" w:rsidR="20896719">
        <w:rPr>
          <w:rFonts w:ascii="Times New Roman" w:hAnsi="Times New Roman" w:cs="Times New Roman"/>
        </w:rPr>
        <w:t xml:space="preserve">expanded by enrolling female volunteers for anatomic breast imaging </w:t>
      </w:r>
      <w:r w:rsidRPr="500407E8" w:rsidR="16057569">
        <w:rPr>
          <w:rFonts w:ascii="Times New Roman" w:hAnsi="Times New Roman" w:cs="Times New Roman"/>
        </w:rPr>
        <w:t xml:space="preserve">for segmentation </w:t>
      </w:r>
      <w:r w:rsidRPr="500407E8" w:rsidR="20896719">
        <w:rPr>
          <w:rFonts w:ascii="Times New Roman" w:hAnsi="Times New Roman" w:cs="Times New Roman"/>
        </w:rPr>
        <w:t xml:space="preserve">at the BYU MRI </w:t>
      </w:r>
      <w:r w:rsidRPr="500407E8" w:rsidR="3D346767">
        <w:rPr>
          <w:rFonts w:ascii="Times New Roman" w:hAnsi="Times New Roman" w:cs="Times New Roman"/>
        </w:rPr>
        <w:t>Research F</w:t>
      </w:r>
      <w:r w:rsidRPr="500407E8" w:rsidR="20896719">
        <w:rPr>
          <w:rFonts w:ascii="Times New Roman" w:hAnsi="Times New Roman" w:cs="Times New Roman"/>
        </w:rPr>
        <w:t xml:space="preserve">acility with IRB approval.  The MRI parameters used for these scans will mimic those of clinical imaging protocols.  </w:t>
      </w:r>
      <w:r w:rsidRPr="500407E8" w:rsidR="3D346767">
        <w:rPr>
          <w:rFonts w:ascii="Times New Roman" w:hAnsi="Times New Roman" w:cs="Times New Roman"/>
        </w:rPr>
        <w:t>Finally, students will search publicly available imaging databases for additional datasets to include in the</w:t>
      </w:r>
      <w:r w:rsidRPr="500407E8" w:rsidR="16057569">
        <w:rPr>
          <w:rFonts w:ascii="Times New Roman" w:hAnsi="Times New Roman" w:cs="Times New Roman"/>
        </w:rPr>
        <w:t xml:space="preserve"> segmentation</w:t>
      </w:r>
      <w:r w:rsidRPr="500407E8" w:rsidR="3D346767">
        <w:rPr>
          <w:rFonts w:ascii="Times New Roman" w:hAnsi="Times New Roman" w:cs="Times New Roman"/>
        </w:rPr>
        <w:t xml:space="preserve"> library.</w:t>
      </w:r>
      <w:r w:rsidRPr="500407E8" w:rsidR="20896719">
        <w:rPr>
          <w:rFonts w:ascii="Times New Roman" w:hAnsi="Times New Roman" w:cs="Times New Roman"/>
        </w:rPr>
        <w:t xml:space="preserve"> </w:t>
      </w:r>
      <w:r w:rsidRPr="500407E8" w:rsidR="20896719">
        <w:rPr>
          <w:rFonts w:ascii="Times New Roman" w:hAnsi="Times New Roman" w:cs="Times New Roman"/>
          <w:b w:val="1"/>
          <w:bCs w:val="1"/>
          <w:u w:val="single"/>
        </w:rPr>
        <w:t>Evaluating the library</w:t>
      </w:r>
      <w:r w:rsidRPr="500407E8" w:rsidR="20896719">
        <w:rPr>
          <w:rFonts w:ascii="Times New Roman" w:hAnsi="Times New Roman" w:cs="Times New Roman"/>
        </w:rPr>
        <w:t xml:space="preserve">- After a set of five anatomic segmented models have been generated, a clinical radiologist at the University of Utah will be enlisted to evaluate the accuracy of the segmentation.  </w:t>
      </w:r>
      <w:r w:rsidRPr="500407E8" w:rsidR="73E2BBFB">
        <w:rPr>
          <w:rFonts w:ascii="Times New Roman" w:hAnsi="Times New Roman" w:cs="Times New Roman"/>
        </w:rPr>
        <w:t>Training and f</w:t>
      </w:r>
      <w:r w:rsidRPr="500407E8" w:rsidR="20896719">
        <w:rPr>
          <w:rFonts w:ascii="Times New Roman" w:hAnsi="Times New Roman" w:cs="Times New Roman"/>
        </w:rPr>
        <w:t xml:space="preserve">eedback from the radiologist will be used to correct segmentation errors and to prevent similar </w:t>
      </w:r>
      <w:r w:rsidRPr="500407E8" w:rsidR="73E2BBFB">
        <w:rPr>
          <w:rFonts w:ascii="Times New Roman" w:hAnsi="Times New Roman" w:cs="Times New Roman"/>
        </w:rPr>
        <w:t>problems</w:t>
      </w:r>
      <w:r w:rsidRPr="500407E8" w:rsidR="20896719">
        <w:rPr>
          <w:rFonts w:ascii="Times New Roman" w:hAnsi="Times New Roman" w:cs="Times New Roman"/>
        </w:rPr>
        <w:t xml:space="preserve"> in future datasets.  </w:t>
      </w:r>
      <w:r w:rsidRPr="500407E8" w:rsidR="73E2BBFB">
        <w:rPr>
          <w:rFonts w:ascii="Times New Roman" w:hAnsi="Times New Roman" w:cs="Times New Roman"/>
        </w:rPr>
        <w:t xml:space="preserve">It is anticipated that a full library of </w:t>
      </w:r>
      <w:r w:rsidRPr="500407E8" w:rsidR="0BDC9930">
        <w:rPr>
          <w:rFonts w:ascii="Times New Roman" w:hAnsi="Times New Roman" w:cs="Times New Roman"/>
        </w:rPr>
        <w:t>500-1,000</w:t>
      </w:r>
      <w:r w:rsidRPr="500407E8" w:rsidR="73E2BBFB">
        <w:rPr>
          <w:rFonts w:ascii="Times New Roman" w:hAnsi="Times New Roman" w:cs="Times New Roman"/>
        </w:rPr>
        <w:t xml:space="preserve"> segmented models will be required to complete the segmentation training library. </w:t>
      </w:r>
      <w:r w:rsidRPr="500407E8" w:rsidR="73E2BBFB">
        <w:rPr>
          <w:rFonts w:ascii="Times New Roman" w:hAnsi="Times New Roman" w:cs="Times New Roman"/>
          <w:b w:val="1"/>
          <w:bCs w:val="1"/>
          <w:u w:val="single"/>
        </w:rPr>
        <w:t>Training the machine learning algorithm</w:t>
      </w:r>
      <w:r w:rsidRPr="500407E8" w:rsidR="73E2BBFB">
        <w:rPr>
          <w:rFonts w:ascii="Times New Roman" w:hAnsi="Times New Roman" w:cs="Times New Roman"/>
        </w:rPr>
        <w:t xml:space="preserve">- 80% of the MR imaging </w:t>
      </w:r>
      <w:r w:rsidRPr="500407E8" w:rsidR="16057569">
        <w:rPr>
          <w:rFonts w:ascii="Times New Roman" w:hAnsi="Times New Roman" w:cs="Times New Roman"/>
        </w:rPr>
        <w:t>library</w:t>
      </w:r>
      <w:r w:rsidRPr="500407E8" w:rsidR="73E2BBFB">
        <w:rPr>
          <w:rFonts w:ascii="Times New Roman" w:hAnsi="Times New Roman" w:cs="Times New Roman"/>
        </w:rPr>
        <w:t xml:space="preserve"> and corresponding segmented models will be used to train a machine learning algorithm to perform segmentation.  The remaining 20% of the data will be used to validate the accuracy of the machine learning-generated segmented models</w:t>
      </w:r>
      <w:r w:rsidRPr="500407E8" w:rsidR="0BDC9930">
        <w:rPr>
          <w:rFonts w:ascii="Times New Roman" w:hAnsi="Times New Roman" w:cs="Times New Roman"/>
        </w:rPr>
        <w:t>. We will study the effect of convolutional neural networks (CNN’s) and transformers on segmentation performance</w:t>
      </w:r>
      <w:r w:rsidRPr="500407E8" w:rsidR="0384F0D3">
        <w:rPr>
          <w:rFonts w:ascii="Times New Roman" w:hAnsi="Times New Roman" w:cs="Times New Roman"/>
        </w:rPr>
        <w:t xml:space="preserve"> </w:t>
      </w:r>
      <w:r w:rsidRPr="500407E8" w:rsidR="0384F0D3">
        <w:rPr>
          <w:rFonts w:ascii="Times New Roman" w:hAnsi="Times New Roman" w:cs="Times New Roman"/>
          <w:highlight w:val="yellow"/>
        </w:rPr>
        <w:t>[REF]</w:t>
      </w:r>
      <w:r w:rsidRPr="500407E8" w:rsidR="0BDC9930">
        <w:rPr>
          <w:rFonts w:ascii="Times New Roman" w:hAnsi="Times New Roman" w:cs="Times New Roman"/>
        </w:rPr>
        <w:t>.  We will evaluate our segmentation algorithm using mean intersection over union (</w:t>
      </w:r>
      <w:proofErr w:type="spellStart"/>
      <w:r w:rsidRPr="500407E8" w:rsidR="0BDC9930">
        <w:rPr>
          <w:rFonts w:ascii="Times New Roman" w:hAnsi="Times New Roman" w:cs="Times New Roman"/>
        </w:rPr>
        <w:t>mIoU</w:t>
      </w:r>
      <w:proofErr w:type="spellEnd"/>
      <w:r w:rsidRPr="500407E8" w:rsidR="0BDC9930">
        <w:rPr>
          <w:rFonts w:ascii="Times New Roman" w:hAnsi="Times New Roman" w:cs="Times New Roman"/>
        </w:rPr>
        <w:t>), accuracy, precision, and recall, as is common in the literature</w:t>
      </w:r>
      <w:r w:rsidRPr="500407E8" w:rsidR="0384F0D3">
        <w:rPr>
          <w:rFonts w:ascii="Times New Roman" w:hAnsi="Times New Roman" w:cs="Times New Roman"/>
        </w:rPr>
        <w:t xml:space="preserve"> </w:t>
      </w:r>
      <w:r w:rsidRPr="500407E8" w:rsidR="0384F0D3">
        <w:rPr>
          <w:rFonts w:ascii="Times New Roman" w:hAnsi="Times New Roman" w:cs="Times New Roman"/>
          <w:highlight w:val="yellow"/>
        </w:rPr>
        <w:t>[REF]</w:t>
      </w:r>
      <w:r w:rsidRPr="500407E8" w:rsidR="0BDC9930">
        <w:rPr>
          <w:rFonts w:ascii="Times New Roman" w:hAnsi="Times New Roman" w:cs="Times New Roman"/>
        </w:rPr>
        <w:t>.</w:t>
      </w:r>
      <w:del w:author="David B Dahl" w:date="2023-02-19T04:29:39.187Z" w:id="825440994">
        <w:r w:rsidRPr="500407E8" w:rsidDel="0BDC9930">
          <w:rPr>
            <w:rFonts w:ascii="Times New Roman" w:hAnsi="Times New Roman" w:cs="Times New Roman"/>
          </w:rPr>
          <w:delText xml:space="preserve"> </w:delText>
        </w:r>
      </w:del>
    </w:p>
    <w:p w:rsidR="00032D0D" w:rsidP="00EA511A" w:rsidRDefault="00032D0D" w14:paraId="36C98F52" w14:textId="182AEDC6">
      <w:pPr>
        <w:spacing w:after="60" w:line="240" w:lineRule="auto"/>
        <w:jc w:val="both"/>
        <w:rPr>
          <w:rFonts w:ascii="Times New Roman" w:hAnsi="Times New Roman" w:cs="Times New Roman"/>
          <w:b/>
          <w:bCs/>
        </w:rPr>
      </w:pPr>
      <w:r>
        <w:rPr>
          <w:rFonts w:ascii="Times New Roman" w:hAnsi="Times New Roman" w:cs="Times New Roman"/>
          <w:b/>
          <w:bCs/>
        </w:rPr>
        <w:t>Measures of Success:</w:t>
      </w:r>
      <w:r w:rsidR="009F24E1">
        <w:rPr>
          <w:rFonts w:ascii="Times New Roman" w:hAnsi="Times New Roman" w:cs="Times New Roman"/>
          <w:b/>
          <w:bCs/>
        </w:rPr>
        <w:t xml:space="preserve"> </w:t>
      </w:r>
      <w:r w:rsidRPr="008D6CBA" w:rsidR="00135F5A">
        <w:rPr>
          <w:rFonts w:ascii="Times New Roman" w:hAnsi="Times New Roman" w:cs="Times New Roman"/>
        </w:rPr>
        <w:t>Segmentation</w:t>
      </w:r>
      <w:r w:rsidR="00135F5A">
        <w:rPr>
          <w:rFonts w:ascii="Times New Roman" w:hAnsi="Times New Roman" w:cs="Times New Roman"/>
        </w:rPr>
        <w:t xml:space="preserve"> accuracy, of the library and machine learning results, will be evaluated by a clinical radiologist at the University of Utah</w:t>
      </w:r>
      <w:r w:rsidRPr="00AC1ADB" w:rsidR="00135F5A">
        <w:rPr>
          <w:rFonts w:ascii="Times New Roman" w:hAnsi="Times New Roman" w:cs="Times New Roman"/>
        </w:rPr>
        <w:t>.</w:t>
      </w:r>
      <w:r w:rsidR="00135F5A">
        <w:rPr>
          <w:rFonts w:ascii="Times New Roman" w:hAnsi="Times New Roman" w:cs="Times New Roman"/>
        </w:rPr>
        <w:t xml:space="preserve"> </w:t>
      </w:r>
      <w:r w:rsidR="008D6CBA">
        <w:rPr>
          <w:rFonts w:ascii="Times New Roman" w:hAnsi="Times New Roman" w:cs="Times New Roman"/>
        </w:rPr>
        <w:t>The development of the segmented models will be a valuable contribution</w:t>
      </w:r>
      <w:r w:rsidR="00135F5A">
        <w:rPr>
          <w:rFonts w:ascii="Times New Roman" w:hAnsi="Times New Roman" w:cs="Times New Roman"/>
        </w:rPr>
        <w:t xml:space="preserve">, even without the machine-learning algorithm.  The models will be used for retrospective analysis in Aim 1 and as part of treatment outcome studies for the University of Utah clinical trial.  The development of a rapid segmentation protocol that uses machine learning will shorten the </w:t>
      </w:r>
      <w:r w:rsidR="00135F5A">
        <w:rPr>
          <w:rFonts w:ascii="Times New Roman" w:hAnsi="Times New Roman" w:cs="Times New Roman"/>
        </w:rPr>
        <w:lastRenderedPageBreak/>
        <w:t xml:space="preserve">modeling timeline dramatically and will be foundational to our eventual goal of building a model-based treatment planning platform for </w:t>
      </w:r>
      <w:proofErr w:type="spellStart"/>
      <w:r w:rsidR="00135F5A">
        <w:rPr>
          <w:rFonts w:ascii="Times New Roman" w:hAnsi="Times New Roman" w:cs="Times New Roman"/>
        </w:rPr>
        <w:t>MRgFUS</w:t>
      </w:r>
      <w:proofErr w:type="spellEnd"/>
      <w:r w:rsidR="00135F5A">
        <w:rPr>
          <w:rFonts w:ascii="Times New Roman" w:hAnsi="Times New Roman" w:cs="Times New Roman"/>
        </w:rPr>
        <w:t xml:space="preserve"> thermal therapies.  </w:t>
      </w:r>
    </w:p>
    <w:p w:rsidRPr="00166182" w:rsidR="00032D0D" w:rsidP="00EA511A" w:rsidRDefault="00032D0D" w14:paraId="32DA23FC" w14:textId="545EF193">
      <w:pPr>
        <w:spacing w:after="60" w:line="240" w:lineRule="auto"/>
        <w:jc w:val="both"/>
        <w:rPr>
          <w:rFonts w:ascii="Times New Roman" w:hAnsi="Times New Roman" w:cs="Times New Roman"/>
        </w:rPr>
      </w:pPr>
      <w:r>
        <w:rPr>
          <w:rFonts w:ascii="Times New Roman" w:hAnsi="Times New Roman" w:cs="Times New Roman"/>
          <w:b/>
          <w:bCs/>
        </w:rPr>
        <w:t>Potential Problems and Alternative Strategies:</w:t>
      </w:r>
      <w:r w:rsidR="00AC5EBA">
        <w:rPr>
          <w:rFonts w:ascii="Times New Roman" w:hAnsi="Times New Roman" w:cs="Times New Roman"/>
          <w:b/>
          <w:bCs/>
        </w:rPr>
        <w:t xml:space="preserve"> </w:t>
      </w:r>
      <w:r w:rsidR="00ED28B2">
        <w:rPr>
          <w:rFonts w:ascii="Times New Roman" w:hAnsi="Times New Roman" w:cs="Times New Roman"/>
        </w:rPr>
        <w:t>Modern machine learning methods (i.e., deep learning), require a large amount of labelled data. If we determine that our student-produced segmented models lack sufficient accuracy or if we cannot collect sufficient patient and volunteer data for training, we will investigate 1) data augmentation techniques to increase dataset diversity, or 2) the use of unsupervised machine learning techniques for tissue segmentation</w:t>
      </w:r>
      <w:r w:rsidR="005D7FDE">
        <w:rPr>
          <w:rFonts w:ascii="Times New Roman" w:hAnsi="Times New Roman" w:cs="Times New Roman"/>
        </w:rPr>
        <w:t xml:space="preserve"> </w:t>
      </w:r>
      <w:r w:rsidRPr="005D7FDE" w:rsidR="005D7FDE">
        <w:rPr>
          <w:rFonts w:ascii="Times New Roman" w:hAnsi="Times New Roman" w:cs="Times New Roman"/>
          <w:highlight w:val="yellow"/>
        </w:rPr>
        <w:t>[REF]</w:t>
      </w:r>
      <w:r w:rsidR="00ED28B2">
        <w:rPr>
          <w:rFonts w:ascii="Times New Roman" w:hAnsi="Times New Roman" w:cs="Times New Roman"/>
        </w:rPr>
        <w:t xml:space="preserve">. Reducing segmentation time will reduce </w:t>
      </w:r>
      <w:proofErr w:type="spellStart"/>
      <w:r w:rsidR="00ED28B2">
        <w:rPr>
          <w:rFonts w:ascii="Times New Roman" w:hAnsi="Times New Roman" w:cs="Times New Roman"/>
        </w:rPr>
        <w:t>MRgFUS</w:t>
      </w:r>
      <w:proofErr w:type="spellEnd"/>
      <w:r w:rsidR="00ED28B2">
        <w:rPr>
          <w:rFonts w:ascii="Times New Roman" w:hAnsi="Times New Roman" w:cs="Times New Roman"/>
        </w:rPr>
        <w:t xml:space="preserve"> predictive model computation times, but the challenge of slow acoustic and thermal models themselves will remain.  Future efforts could include the use of physics-informed machine learning algorithms or reduced order models to accelerate predictive simulations</w:t>
      </w:r>
      <w:r w:rsidR="00463999">
        <w:rPr>
          <w:rFonts w:ascii="Times New Roman" w:hAnsi="Times New Roman" w:cs="Times New Roman"/>
        </w:rPr>
        <w:t>.</w:t>
      </w:r>
    </w:p>
    <w:p w:rsidRPr="00992090" w:rsidR="00992090" w:rsidP="00EA511A" w:rsidRDefault="00032D0D" w14:paraId="0F1ED685" w14:textId="5EC77995">
      <w:pPr>
        <w:spacing w:after="60" w:line="240" w:lineRule="auto"/>
        <w:jc w:val="both"/>
        <w:rPr>
          <w:rFonts w:ascii="Times New Roman" w:hAnsi="Times New Roman" w:cs="Times New Roman"/>
        </w:rPr>
      </w:pPr>
      <w:r w:rsidRPr="500407E8" w:rsidR="5DD2B899">
        <w:rPr>
          <w:rFonts w:ascii="Times New Roman" w:hAnsi="Times New Roman" w:cs="Times New Roman"/>
          <w:b w:val="1"/>
          <w:bCs w:val="1"/>
        </w:rPr>
        <w:t>Aim 3:</w:t>
      </w:r>
      <w:r w:rsidR="3B9EF15A">
        <w:rPr/>
        <w:t xml:space="preserve"> </w:t>
      </w:r>
      <w:r w:rsidRPr="500407E8" w:rsidR="15444BC0">
        <w:rPr>
          <w:rFonts w:ascii="Times New Roman" w:hAnsi="Times New Roman" w:cs="Times New Roman"/>
        </w:rPr>
        <w:t>Assess</w:t>
      </w:r>
      <w:r w:rsidRPr="500407E8" w:rsidR="2C3FE2FE">
        <w:rPr>
          <w:rFonts w:ascii="Times New Roman" w:hAnsi="Times New Roman" w:cs="Times New Roman"/>
        </w:rPr>
        <w:t xml:space="preserve"> the</w:t>
      </w:r>
      <w:r w:rsidRPr="500407E8" w:rsidR="15444BC0">
        <w:rPr>
          <w:rFonts w:ascii="Times New Roman" w:hAnsi="Times New Roman" w:cs="Times New Roman"/>
        </w:rPr>
        <w:t xml:space="preserve"> product-market fit</w:t>
      </w:r>
      <w:r w:rsidRPr="500407E8" w:rsidR="2C3FE2FE">
        <w:rPr>
          <w:rFonts w:ascii="Times New Roman" w:hAnsi="Times New Roman" w:cs="Times New Roman"/>
        </w:rPr>
        <w:t xml:space="preserve"> for our model-based treatment planning platform</w:t>
      </w:r>
      <w:r w:rsidRPr="500407E8" w:rsidR="15444BC0">
        <w:rPr>
          <w:rFonts w:ascii="Times New Roman" w:hAnsi="Times New Roman" w:cs="Times New Roman"/>
        </w:rPr>
        <w:t xml:space="preserve">. We will collect information from relevant stakeholders to identify the path of highest potential to clinical implementation of model-based treatment planning.  Stakeholders include current clinicians performing treatments, companies developing hardware and software for </w:t>
      </w:r>
      <w:proofErr w:type="spellStart"/>
      <w:r w:rsidRPr="500407E8" w:rsidR="15444BC0">
        <w:rPr>
          <w:rFonts w:ascii="Times New Roman" w:hAnsi="Times New Roman" w:cs="Times New Roman"/>
        </w:rPr>
        <w:t>MRgFUS</w:t>
      </w:r>
      <w:proofErr w:type="spellEnd"/>
      <w:r w:rsidRPr="500407E8" w:rsidR="15444BC0">
        <w:rPr>
          <w:rFonts w:ascii="Times New Roman" w:hAnsi="Times New Roman" w:cs="Times New Roman"/>
        </w:rPr>
        <w:t xml:space="preserve">, </w:t>
      </w:r>
      <w:r w:rsidRPr="500407E8" w:rsidR="2C3FE2FE">
        <w:rPr>
          <w:rFonts w:ascii="Times New Roman" w:hAnsi="Times New Roman" w:cs="Times New Roman"/>
        </w:rPr>
        <w:t xml:space="preserve">fiscal intermediaries for insurance reimbursement, </w:t>
      </w:r>
      <w:r w:rsidRPr="500407E8" w:rsidR="15444BC0">
        <w:rPr>
          <w:rFonts w:ascii="Times New Roman" w:hAnsi="Times New Roman" w:cs="Times New Roman"/>
        </w:rPr>
        <w:t>and staff engaged in the hospital workflow.  We will identify data and visualization tools that will be most relevant and informative in developing treatments of highest efficacy and fiscal contribution.</w:t>
      </w:r>
      <w:del w:author="David B Dahl" w:date="2023-02-19T04:33:19.487Z" w:id="1052429986">
        <w:r w:rsidRPr="500407E8" w:rsidDel="15444BC0">
          <w:rPr>
            <w:rFonts w:ascii="Times New Roman" w:hAnsi="Times New Roman" w:cs="Times New Roman"/>
          </w:rPr>
          <w:delText xml:space="preserve"> </w:delText>
        </w:r>
      </w:del>
    </w:p>
    <w:p w:rsidRPr="00992090" w:rsidR="00027570" w:rsidP="00EA511A" w:rsidRDefault="00992090" w14:paraId="503F4B7D" w14:textId="186CD275">
      <w:pPr>
        <w:spacing w:after="60" w:line="240" w:lineRule="auto"/>
        <w:jc w:val="both"/>
        <w:rPr>
          <w:rFonts w:ascii="Times New Roman" w:hAnsi="Times New Roman" w:cs="Times New Roman"/>
        </w:rPr>
      </w:pPr>
      <w:r w:rsidRPr="00992090">
        <w:rPr>
          <w:rFonts w:ascii="Times New Roman" w:hAnsi="Times New Roman" w:cs="Times New Roman"/>
          <w:b/>
          <w:bCs/>
        </w:rPr>
        <w:t>Rationa</w:t>
      </w:r>
      <w:r>
        <w:rPr>
          <w:rFonts w:ascii="Times New Roman" w:hAnsi="Times New Roman" w:cs="Times New Roman"/>
          <w:b/>
          <w:bCs/>
        </w:rPr>
        <w:t>le</w:t>
      </w:r>
      <w:r w:rsidRPr="00992090">
        <w:rPr>
          <w:rFonts w:ascii="Times New Roman" w:hAnsi="Times New Roman" w:cs="Times New Roman"/>
        </w:rPr>
        <w:t xml:space="preserve">: </w:t>
      </w:r>
      <w:r w:rsidR="00027570">
        <w:rPr>
          <w:rFonts w:ascii="Times New Roman" w:hAnsi="Times New Roman" w:cs="Times New Roman"/>
        </w:rPr>
        <w:t>T</w:t>
      </w:r>
      <w:r w:rsidRPr="00992090" w:rsidR="00027570">
        <w:rPr>
          <w:rFonts w:ascii="Times New Roman" w:hAnsi="Times New Roman" w:cs="Times New Roman"/>
        </w:rPr>
        <w:t xml:space="preserve">he introduction of new technology is complicated as interdisciplinary innovation requires participation by clinicians, researchers, vendors, facilities, and fiscal intermediaries. Currently, clinicians treat breast cancer with surgical intervention (lumpectomy, mastectomy), combined with chemotherapy, hormone therapy or radiation. </w:t>
      </w:r>
      <w:r w:rsidR="00F236E8">
        <w:rPr>
          <w:rFonts w:ascii="Times New Roman" w:hAnsi="Times New Roman" w:cs="Times New Roman"/>
        </w:rPr>
        <w:t>Broad adoption of</w:t>
      </w:r>
      <w:r w:rsidRPr="00992090" w:rsidR="00027570">
        <w:rPr>
          <w:rFonts w:ascii="Times New Roman" w:hAnsi="Times New Roman" w:cs="Times New Roman"/>
        </w:rPr>
        <w:t xml:space="preserve"> clinical innovation</w:t>
      </w:r>
      <w:r w:rsidR="00F236E8">
        <w:rPr>
          <w:rFonts w:ascii="Times New Roman" w:hAnsi="Times New Roman" w:cs="Times New Roman"/>
        </w:rPr>
        <w:t>s</w:t>
      </w:r>
      <w:r w:rsidRPr="00992090" w:rsidR="00027570">
        <w:rPr>
          <w:rFonts w:ascii="Times New Roman" w:hAnsi="Times New Roman" w:cs="Times New Roman"/>
        </w:rPr>
        <w:t xml:space="preserve"> </w:t>
      </w:r>
      <w:r w:rsidR="00F236E8">
        <w:rPr>
          <w:rFonts w:ascii="Times New Roman" w:hAnsi="Times New Roman" w:cs="Times New Roman"/>
        </w:rPr>
        <w:t>like</w:t>
      </w:r>
      <w:r w:rsidRPr="00992090" w:rsidR="00027570">
        <w:rPr>
          <w:rFonts w:ascii="Times New Roman" w:hAnsi="Times New Roman" w:cs="Times New Roman"/>
        </w:rPr>
        <w:t xml:space="preserve"> </w:t>
      </w:r>
      <w:proofErr w:type="spellStart"/>
      <w:r w:rsidRPr="00992090" w:rsidR="00027570">
        <w:rPr>
          <w:rFonts w:ascii="Times New Roman" w:hAnsi="Times New Roman" w:cs="Times New Roman"/>
        </w:rPr>
        <w:t>MRgFUS</w:t>
      </w:r>
      <w:proofErr w:type="spellEnd"/>
      <w:r w:rsidRPr="00992090" w:rsidR="00027570">
        <w:rPr>
          <w:rFonts w:ascii="Times New Roman" w:hAnsi="Times New Roman" w:cs="Times New Roman"/>
        </w:rPr>
        <w:t xml:space="preserve"> combined with model-based treatment planning requires rigorous consideration by clinicians. It will therefore be critical to engage in discussions with current academic medical centers that offer </w:t>
      </w:r>
      <w:proofErr w:type="spellStart"/>
      <w:r w:rsidRPr="00992090" w:rsidR="00027570">
        <w:rPr>
          <w:rFonts w:ascii="Times New Roman" w:hAnsi="Times New Roman" w:cs="Times New Roman"/>
        </w:rPr>
        <w:t>MRgFU</w:t>
      </w:r>
      <w:r w:rsidR="00027570">
        <w:rPr>
          <w:rFonts w:ascii="Times New Roman" w:hAnsi="Times New Roman" w:cs="Times New Roman"/>
        </w:rPr>
        <w:t>S</w:t>
      </w:r>
      <w:proofErr w:type="spellEnd"/>
      <w:r w:rsidRPr="00992090" w:rsidR="00027570">
        <w:rPr>
          <w:rFonts w:ascii="Times New Roman" w:hAnsi="Times New Roman" w:cs="Times New Roman"/>
        </w:rPr>
        <w:t xml:space="preserve"> in other clinical applications and evaluate their interest in enhanced treatment planning. Exploring current utilization of </w:t>
      </w:r>
      <w:proofErr w:type="spellStart"/>
      <w:r w:rsidRPr="00992090" w:rsidR="00027570">
        <w:rPr>
          <w:rFonts w:ascii="Times New Roman" w:hAnsi="Times New Roman" w:cs="Times New Roman"/>
        </w:rPr>
        <w:t>MRgFU</w:t>
      </w:r>
      <w:r w:rsidR="00027570">
        <w:rPr>
          <w:rFonts w:ascii="Times New Roman" w:hAnsi="Times New Roman" w:cs="Times New Roman"/>
        </w:rPr>
        <w:t>S</w:t>
      </w:r>
      <w:proofErr w:type="spellEnd"/>
      <w:r w:rsidRPr="00992090" w:rsidR="00027570">
        <w:rPr>
          <w:rFonts w:ascii="Times New Roman" w:hAnsi="Times New Roman" w:cs="Times New Roman"/>
        </w:rPr>
        <w:t xml:space="preserve"> and the interest of clinicians to explore expanded treatment protocols will inform the magnitude and </w:t>
      </w:r>
      <w:r w:rsidR="00027570">
        <w:rPr>
          <w:rFonts w:ascii="Times New Roman" w:hAnsi="Times New Roman" w:cs="Times New Roman"/>
        </w:rPr>
        <w:t>direction</w:t>
      </w:r>
      <w:r w:rsidRPr="00992090" w:rsidR="00027570">
        <w:rPr>
          <w:rFonts w:ascii="Times New Roman" w:hAnsi="Times New Roman" w:cs="Times New Roman"/>
        </w:rPr>
        <w:t xml:space="preserve"> of </w:t>
      </w:r>
      <w:r w:rsidR="00027570">
        <w:rPr>
          <w:rFonts w:ascii="Times New Roman" w:hAnsi="Times New Roman" w:cs="Times New Roman"/>
        </w:rPr>
        <w:t>the predictive tools we develop</w:t>
      </w:r>
      <w:r w:rsidRPr="00992090" w:rsidR="00027570">
        <w:rPr>
          <w:rFonts w:ascii="Times New Roman" w:hAnsi="Times New Roman" w:cs="Times New Roman"/>
        </w:rPr>
        <w:t xml:space="preserve">. </w:t>
      </w:r>
    </w:p>
    <w:p w:rsidRPr="00A646A1" w:rsidR="00992090" w:rsidP="00EA511A" w:rsidRDefault="00027570" w14:paraId="133AF023" w14:textId="425754D4">
      <w:pPr>
        <w:spacing w:after="60" w:line="240" w:lineRule="auto"/>
        <w:jc w:val="both"/>
        <w:rPr>
          <w:rFonts w:ascii="Times New Roman" w:hAnsi="Times New Roman" w:cs="Times New Roman"/>
          <w:b/>
          <w:bCs/>
        </w:rPr>
      </w:pPr>
      <w:r>
        <w:rPr>
          <w:rFonts w:ascii="Times New Roman" w:hAnsi="Times New Roman" w:cs="Times New Roman"/>
          <w:b/>
          <w:bCs/>
        </w:rPr>
        <w:t xml:space="preserve">Methods: </w:t>
      </w:r>
      <w:proofErr w:type="spellStart"/>
      <w:r w:rsidRPr="00992090" w:rsidR="00992090">
        <w:rPr>
          <w:rFonts w:ascii="Times New Roman" w:hAnsi="Times New Roman" w:cs="Times New Roman"/>
        </w:rPr>
        <w:t>MRgFUS</w:t>
      </w:r>
      <w:proofErr w:type="spellEnd"/>
      <w:r w:rsidRPr="00992090" w:rsidR="00992090">
        <w:rPr>
          <w:rFonts w:ascii="Times New Roman" w:hAnsi="Times New Roman" w:cs="Times New Roman"/>
        </w:rPr>
        <w:t xml:space="preserve"> is a new and growing treatment protocol that is primarily provided in large academic medical centers. </w:t>
      </w:r>
      <w:r w:rsidR="00B75B93">
        <w:rPr>
          <w:rFonts w:ascii="Times New Roman" w:hAnsi="Times New Roman" w:cs="Times New Roman"/>
        </w:rPr>
        <w:t>In year 2, w</w:t>
      </w:r>
      <w:r>
        <w:rPr>
          <w:rFonts w:ascii="Times New Roman" w:hAnsi="Times New Roman" w:cs="Times New Roman"/>
        </w:rPr>
        <w:t>e</w:t>
      </w:r>
      <w:r w:rsidRPr="00992090" w:rsidR="00992090">
        <w:rPr>
          <w:rFonts w:ascii="Times New Roman" w:hAnsi="Times New Roman" w:cs="Times New Roman"/>
        </w:rPr>
        <w:t xml:space="preserve"> will determine current providers and scope of services </w:t>
      </w:r>
      <w:r>
        <w:rPr>
          <w:rFonts w:ascii="Times New Roman" w:hAnsi="Times New Roman" w:cs="Times New Roman"/>
        </w:rPr>
        <w:t>for</w:t>
      </w:r>
      <w:r w:rsidRPr="00992090" w:rsidR="00992090">
        <w:rPr>
          <w:rFonts w:ascii="Times New Roman" w:hAnsi="Times New Roman" w:cs="Times New Roman"/>
        </w:rPr>
        <w:t xml:space="preserve"> model-base</w:t>
      </w:r>
      <w:r w:rsidR="00992090">
        <w:rPr>
          <w:rFonts w:ascii="Times New Roman" w:hAnsi="Times New Roman" w:cs="Times New Roman"/>
        </w:rPr>
        <w:t>d</w:t>
      </w:r>
      <w:r w:rsidRPr="00992090" w:rsidR="00992090">
        <w:rPr>
          <w:rFonts w:ascii="Times New Roman" w:hAnsi="Times New Roman" w:cs="Times New Roman"/>
        </w:rPr>
        <w:t xml:space="preserve"> treatment planning. </w:t>
      </w:r>
      <w:r w:rsidR="00F236E8">
        <w:rPr>
          <w:rFonts w:ascii="Times New Roman" w:hAnsi="Times New Roman" w:cs="Times New Roman"/>
        </w:rPr>
        <w:t xml:space="preserve">We will interview clinicians and hospital staff regarding how our treatment planning results would integrate with their current workflow and prove most beneficial to them.  </w:t>
      </w:r>
      <w:r w:rsidRPr="00992090" w:rsidR="00992090">
        <w:rPr>
          <w:rFonts w:ascii="Times New Roman" w:hAnsi="Times New Roman" w:cs="Times New Roman"/>
        </w:rPr>
        <w:t xml:space="preserve">By focusing specifically on breast cancer, we will identify facility Diagnosis Related Group codes (DRGs) and physician Current Procedural Terminology (CPTs) coding </w:t>
      </w:r>
      <w:r>
        <w:rPr>
          <w:rFonts w:ascii="Times New Roman" w:hAnsi="Times New Roman" w:cs="Times New Roman"/>
        </w:rPr>
        <w:t>with their</w:t>
      </w:r>
      <w:r w:rsidRPr="00992090" w:rsidR="00992090">
        <w:rPr>
          <w:rFonts w:ascii="Times New Roman" w:hAnsi="Times New Roman" w:cs="Times New Roman"/>
        </w:rPr>
        <w:t xml:space="preserve"> financial implications. Further, enhanced treatment planning will be explored and evaluated to determine improvements in processing time and enhanced clinical decision-making.   </w:t>
      </w:r>
    </w:p>
    <w:p w:rsidR="00032D0D" w:rsidP="00EA511A" w:rsidRDefault="00B75B93" w14:paraId="3790D4AE" w14:textId="4931693B">
      <w:pPr>
        <w:spacing w:after="60" w:line="240" w:lineRule="auto"/>
        <w:jc w:val="both"/>
        <w:rPr>
          <w:rFonts w:ascii="Times New Roman" w:hAnsi="Times New Roman" w:cs="Times New Roman"/>
          <w:b/>
          <w:bCs/>
        </w:rPr>
      </w:pPr>
      <w:r>
        <w:rPr>
          <w:rFonts w:ascii="Times New Roman" w:hAnsi="Times New Roman" w:cs="Times New Roman"/>
        </w:rPr>
        <w:t xml:space="preserve">Obtaining insurance reimbursement for new therapies like </w:t>
      </w:r>
      <w:proofErr w:type="spellStart"/>
      <w:r>
        <w:rPr>
          <w:rFonts w:ascii="Times New Roman" w:hAnsi="Times New Roman" w:cs="Times New Roman"/>
        </w:rPr>
        <w:t>MRgFUS</w:t>
      </w:r>
      <w:proofErr w:type="spellEnd"/>
      <w:r>
        <w:rPr>
          <w:rFonts w:ascii="Times New Roman" w:hAnsi="Times New Roman" w:cs="Times New Roman"/>
        </w:rPr>
        <w:t xml:space="preserve"> is challenging. </w:t>
      </w:r>
      <w:r w:rsidR="00A646A1">
        <w:rPr>
          <w:rFonts w:ascii="Times New Roman" w:hAnsi="Times New Roman" w:cs="Times New Roman"/>
        </w:rPr>
        <w:t>During year 2, we will also spend time engaging</w:t>
      </w:r>
      <w:r>
        <w:rPr>
          <w:rFonts w:ascii="Times New Roman" w:hAnsi="Times New Roman" w:cs="Times New Roman"/>
        </w:rPr>
        <w:t xml:space="preserve"> with </w:t>
      </w:r>
      <w:r w:rsidRPr="00992090" w:rsidR="00992090">
        <w:rPr>
          <w:rFonts w:ascii="Times New Roman" w:hAnsi="Times New Roman" w:cs="Times New Roman"/>
        </w:rPr>
        <w:t xml:space="preserve">fiscal intermediaries (Medicare, </w:t>
      </w:r>
      <w:proofErr w:type="gramStart"/>
      <w:r w:rsidRPr="00992090" w:rsidR="00992090">
        <w:rPr>
          <w:rFonts w:ascii="Times New Roman" w:hAnsi="Times New Roman" w:cs="Times New Roman"/>
        </w:rPr>
        <w:t>Medicaid</w:t>
      </w:r>
      <w:proofErr w:type="gramEnd"/>
      <w:r w:rsidRPr="00992090" w:rsidR="00992090">
        <w:rPr>
          <w:rFonts w:ascii="Times New Roman" w:hAnsi="Times New Roman" w:cs="Times New Roman"/>
        </w:rPr>
        <w:t xml:space="preserve"> and insurance entities) </w:t>
      </w:r>
      <w:r>
        <w:rPr>
          <w:rFonts w:ascii="Times New Roman" w:hAnsi="Times New Roman" w:cs="Times New Roman"/>
        </w:rPr>
        <w:t>that develop</w:t>
      </w:r>
      <w:r w:rsidRPr="00992090" w:rsidR="00992090">
        <w:rPr>
          <w:rFonts w:ascii="Times New Roman" w:hAnsi="Times New Roman" w:cs="Times New Roman"/>
        </w:rPr>
        <w:t xml:space="preserve"> comprehensive reimbursement models through facility DRG and clinician CPT coding</w:t>
      </w:r>
      <w:r w:rsidR="00A646A1">
        <w:rPr>
          <w:rFonts w:ascii="Times New Roman" w:hAnsi="Times New Roman" w:cs="Times New Roman"/>
        </w:rPr>
        <w:t>. These efforts</w:t>
      </w:r>
      <w:r w:rsidRPr="00992090" w:rsidR="00992090">
        <w:rPr>
          <w:rFonts w:ascii="Times New Roman" w:hAnsi="Times New Roman" w:cs="Times New Roman"/>
        </w:rPr>
        <w:t xml:space="preserve"> will </w:t>
      </w:r>
      <w:r>
        <w:rPr>
          <w:rFonts w:ascii="Times New Roman" w:hAnsi="Times New Roman" w:cs="Times New Roman"/>
        </w:rPr>
        <w:t>improve the likelihood of our successful transition of our model-based treatment planning platform into the clinic</w:t>
      </w:r>
      <w:r w:rsidRPr="00992090" w:rsidR="00992090">
        <w:rPr>
          <w:rFonts w:ascii="Times New Roman" w:hAnsi="Times New Roman" w:cs="Times New Roman"/>
        </w:rPr>
        <w:t xml:space="preserve">. </w:t>
      </w:r>
    </w:p>
    <w:p w:rsidRPr="00B75B93" w:rsidR="00032D0D" w:rsidP="00EA511A" w:rsidRDefault="00032D0D" w14:paraId="7A19A031" w14:textId="2FD1501D" w14:noSpellErr="1">
      <w:pPr>
        <w:spacing w:after="60" w:line="240" w:lineRule="auto"/>
        <w:jc w:val="both"/>
        <w:rPr>
          <w:rFonts w:ascii="Times New Roman" w:hAnsi="Times New Roman" w:cs="Times New Roman"/>
        </w:rPr>
      </w:pPr>
      <w:r w:rsidRPr="500407E8" w:rsidR="5DD2B899">
        <w:rPr>
          <w:rFonts w:ascii="Times New Roman" w:hAnsi="Times New Roman" w:cs="Times New Roman"/>
          <w:b w:val="1"/>
          <w:bCs w:val="1"/>
        </w:rPr>
        <w:t>Measures of Success</w:t>
      </w:r>
      <w:r w:rsidRPr="500407E8" w:rsidR="44190753">
        <w:rPr>
          <w:rFonts w:ascii="Times New Roman" w:hAnsi="Times New Roman" w:cs="Times New Roman"/>
          <w:b w:val="1"/>
          <w:bCs w:val="1"/>
        </w:rPr>
        <w:t xml:space="preserve">: </w:t>
      </w:r>
      <w:commentRangeStart w:id="331458553"/>
      <w:r w:rsidRPr="500407E8" w:rsidR="1425ABA2">
        <w:rPr>
          <w:rFonts w:ascii="Times New Roman" w:hAnsi="Times New Roman" w:cs="Times New Roman"/>
        </w:rPr>
        <w:t>From these clinical discussions, interviews, and interactions, we will clearly identify what modeling data will be most useful to clinicians in the treatment planning</w:t>
      </w:r>
      <w:r w:rsidRPr="500407E8" w:rsidR="2C3FE2FE">
        <w:rPr>
          <w:rFonts w:ascii="Times New Roman" w:hAnsi="Times New Roman" w:cs="Times New Roman"/>
        </w:rPr>
        <w:t xml:space="preserve"> </w:t>
      </w:r>
      <w:r w:rsidRPr="500407E8" w:rsidR="1425ABA2">
        <w:rPr>
          <w:rFonts w:ascii="Times New Roman" w:hAnsi="Times New Roman" w:cs="Times New Roman"/>
        </w:rPr>
        <w:t xml:space="preserve">process as well as the optimal presentation of those data.  We will also be engaging early in the reimbursement process so that as we continue to develop our model-based treatment planning platform, we </w:t>
      </w:r>
      <w:r w:rsidRPr="500407E8" w:rsidR="7CF5627E">
        <w:rPr>
          <w:rFonts w:ascii="Times New Roman" w:hAnsi="Times New Roman" w:cs="Times New Roman"/>
        </w:rPr>
        <w:t>can maximize our likelihood of clinical success.</w:t>
      </w:r>
      <w:commentRangeEnd w:id="331458553"/>
      <w:r>
        <w:rPr>
          <w:rStyle w:val="CommentReference"/>
        </w:rPr>
        <w:commentReference w:id="331458553"/>
      </w:r>
    </w:p>
    <w:p w:rsidRPr="00EA511A" w:rsidR="00032D0D" w:rsidP="00EA511A" w:rsidRDefault="00032D0D" w14:paraId="211AFD62" w14:textId="1C6A6D21">
      <w:pPr>
        <w:spacing w:after="60" w:line="240" w:lineRule="auto"/>
        <w:jc w:val="both"/>
        <w:rPr>
          <w:rFonts w:ascii="Times New Roman" w:hAnsi="Times New Roman" w:cs="Times New Roman"/>
        </w:rPr>
      </w:pPr>
      <w:r>
        <w:rPr>
          <w:rFonts w:ascii="Times New Roman" w:hAnsi="Times New Roman" w:cs="Times New Roman"/>
          <w:b/>
          <w:bCs/>
        </w:rPr>
        <w:t>Potential Problems and Alternative Strategies:</w:t>
      </w:r>
      <w:r w:rsidR="00A646A1">
        <w:rPr>
          <w:rFonts w:ascii="Times New Roman" w:hAnsi="Times New Roman" w:cs="Times New Roman"/>
          <w:b/>
          <w:bCs/>
        </w:rPr>
        <w:t xml:space="preserve"> </w:t>
      </w:r>
      <w:r w:rsidR="00A646A1">
        <w:rPr>
          <w:rFonts w:ascii="Times New Roman" w:hAnsi="Times New Roman" w:cs="Times New Roman"/>
        </w:rPr>
        <w:t xml:space="preserve">The most appropriate stakeholders to inform our study may be difficult to identify and have minimal time for academic discussion. A key to our success may be identifying </w:t>
      </w:r>
      <w:r w:rsidR="00B62010">
        <w:rPr>
          <w:rFonts w:ascii="Times New Roman" w:hAnsi="Times New Roman" w:cs="Times New Roman"/>
        </w:rPr>
        <w:t>one or more</w:t>
      </w:r>
      <w:r w:rsidR="00A646A1">
        <w:rPr>
          <w:rFonts w:ascii="Times New Roman" w:hAnsi="Times New Roman" w:cs="Times New Roman"/>
        </w:rPr>
        <w:t xml:space="preserve"> clinical champion</w:t>
      </w:r>
      <w:r w:rsidR="00B62010">
        <w:rPr>
          <w:rFonts w:ascii="Times New Roman" w:hAnsi="Times New Roman" w:cs="Times New Roman"/>
        </w:rPr>
        <w:t>s</w:t>
      </w:r>
      <w:r w:rsidR="00A646A1">
        <w:rPr>
          <w:rFonts w:ascii="Times New Roman" w:hAnsi="Times New Roman" w:cs="Times New Roman"/>
        </w:rPr>
        <w:t xml:space="preserve"> </w:t>
      </w:r>
      <w:r w:rsidR="00B62010">
        <w:rPr>
          <w:rFonts w:ascii="Times New Roman" w:hAnsi="Times New Roman" w:cs="Times New Roman"/>
        </w:rPr>
        <w:t>to advance</w:t>
      </w:r>
      <w:r w:rsidR="00A646A1">
        <w:rPr>
          <w:rFonts w:ascii="Times New Roman" w:hAnsi="Times New Roman" w:cs="Times New Roman"/>
        </w:rPr>
        <w:t xml:space="preserve"> our model-based treatment planning platform.  Actively networking at conferences, </w:t>
      </w:r>
      <w:r w:rsidR="00B62010">
        <w:rPr>
          <w:rFonts w:ascii="Times New Roman" w:hAnsi="Times New Roman" w:cs="Times New Roman"/>
        </w:rPr>
        <w:t>engaging with</w:t>
      </w:r>
      <w:r w:rsidR="00A646A1">
        <w:rPr>
          <w:rFonts w:ascii="Times New Roman" w:hAnsi="Times New Roman" w:cs="Times New Roman"/>
        </w:rPr>
        <w:t xml:space="preserve"> Dr. Allen’s and Dr. Dillon’s former and current collaborators at the University of Utah, University of Virginia, University of Michigan, Stanford University, </w:t>
      </w:r>
      <w:r w:rsidR="00A646A1">
        <w:rPr>
          <w:rFonts w:ascii="Times New Roman" w:hAnsi="Times New Roman" w:cs="Times New Roman"/>
        </w:rPr>
        <w:lastRenderedPageBreak/>
        <w:t xml:space="preserve">and UCSF, and utilizing Dr. Berrett’s </w:t>
      </w:r>
      <w:r w:rsidR="00B62010">
        <w:rPr>
          <w:rFonts w:ascii="Times New Roman" w:hAnsi="Times New Roman" w:cs="Times New Roman"/>
        </w:rPr>
        <w:t>career’s worth of healthcare and hospital connections will help us realize this goal.</w:t>
      </w:r>
    </w:p>
    <w:p w:rsidR="008A651A" w:rsidP="00EA511A" w:rsidRDefault="008A651A" w14:paraId="38170659" w14:textId="3FB49BD9">
      <w:pPr>
        <w:pStyle w:val="ListParagraph"/>
        <w:numPr>
          <w:ilvl w:val="0"/>
          <w:numId w:val="23"/>
        </w:numPr>
        <w:spacing w:after="0" w:line="240" w:lineRule="auto"/>
        <w:ind w:left="720"/>
        <w:jc w:val="both"/>
        <w:rPr>
          <w:rFonts w:ascii="Times New Roman" w:hAnsi="Times New Roman" w:cs="Times New Roman"/>
          <w:b/>
          <w:bCs/>
        </w:rPr>
      </w:pPr>
      <w:r>
        <w:rPr>
          <w:rFonts w:ascii="Times New Roman" w:hAnsi="Times New Roman" w:cs="Times New Roman"/>
          <w:b/>
          <w:bCs/>
        </w:rPr>
        <w:t>Expected Project Outcomes</w:t>
      </w:r>
    </w:p>
    <w:p w:rsidR="008A651A" w:rsidP="005D7FDE" w:rsidRDefault="00CC638F" w14:paraId="0ECB99BF" w14:textId="174A8CBF">
      <w:pPr>
        <w:spacing w:after="60" w:line="240" w:lineRule="auto"/>
        <w:jc w:val="both"/>
        <w:rPr>
          <w:rFonts w:ascii="Times New Roman" w:hAnsi="Times New Roman" w:cs="Times New Roman"/>
        </w:rPr>
      </w:pPr>
      <w:r w:rsidRPr="00CC638F">
        <w:rPr>
          <w:rFonts w:ascii="Times New Roman" w:hAnsi="Times New Roman" w:cs="Times New Roman"/>
          <w:b/>
          <w:bCs/>
        </w:rPr>
        <w:t>E</w:t>
      </w:r>
      <w:r w:rsidRPr="00CC638F" w:rsidR="008A651A">
        <w:rPr>
          <w:rFonts w:ascii="Times New Roman" w:hAnsi="Times New Roman" w:cs="Times New Roman"/>
          <w:b/>
          <w:bCs/>
        </w:rPr>
        <w:t>xternal funding proposals</w:t>
      </w:r>
      <w:r w:rsidR="008A651A">
        <w:rPr>
          <w:rFonts w:ascii="Times New Roman" w:hAnsi="Times New Roman" w:cs="Times New Roman"/>
        </w:rPr>
        <w:t>:</w:t>
      </w:r>
      <w:r w:rsidR="00AC5EBA">
        <w:rPr>
          <w:rFonts w:ascii="Times New Roman" w:hAnsi="Times New Roman" w:cs="Times New Roman"/>
        </w:rPr>
        <w:t xml:space="preserve"> </w:t>
      </w:r>
      <w:r w:rsidRPr="00AC5EBA" w:rsidR="00AC5EBA">
        <w:rPr>
          <w:rFonts w:ascii="Times New Roman" w:hAnsi="Times New Roman" w:cs="Times New Roman"/>
        </w:rPr>
        <w:t xml:space="preserve">Completion of these three aims will provide the team with preliminary data </w:t>
      </w:r>
      <w:r w:rsidR="00A304B3">
        <w:rPr>
          <w:rFonts w:ascii="Times New Roman" w:hAnsi="Times New Roman" w:cs="Times New Roman"/>
        </w:rPr>
        <w:t>to pursue external grants from the NIH/NIBIB (R21 Trailblazer, $400k over three years) and NIH/NCI (R15, $300k over three years)</w:t>
      </w:r>
      <w:r w:rsidR="004537DC">
        <w:rPr>
          <w:rFonts w:ascii="Times New Roman" w:hAnsi="Times New Roman" w:cs="Times New Roman"/>
        </w:rPr>
        <w:t xml:space="preserve"> as well as from the Focused Ultrasound Foundation (one-year $100k)</w:t>
      </w:r>
      <w:r w:rsidRPr="00AC5EBA" w:rsidR="00AC5EBA">
        <w:rPr>
          <w:rFonts w:ascii="Times New Roman" w:hAnsi="Times New Roman" w:cs="Times New Roman"/>
        </w:rPr>
        <w:t>.</w:t>
      </w:r>
    </w:p>
    <w:p w:rsidR="00CC638F" w:rsidP="005D7FDE" w:rsidRDefault="00CC638F" w14:paraId="434E064E" w14:textId="49396622">
      <w:pPr>
        <w:spacing w:after="60" w:line="240" w:lineRule="auto"/>
        <w:jc w:val="both"/>
        <w:rPr>
          <w:rFonts w:ascii="Times New Roman" w:hAnsi="Times New Roman" w:cs="Times New Roman"/>
        </w:rPr>
      </w:pPr>
      <w:r w:rsidRPr="500407E8" w:rsidR="249F21B1">
        <w:rPr>
          <w:rFonts w:ascii="Times New Roman" w:hAnsi="Times New Roman" w:cs="Times New Roman"/>
          <w:b w:val="1"/>
          <w:bCs w:val="1"/>
        </w:rPr>
        <w:t>Conference presentations</w:t>
      </w:r>
      <w:r w:rsidRPr="500407E8" w:rsidR="249F21B1">
        <w:rPr>
          <w:rFonts w:ascii="Times New Roman" w:hAnsi="Times New Roman" w:cs="Times New Roman"/>
        </w:rPr>
        <w:t>:</w:t>
      </w:r>
      <w:r w:rsidRPr="500407E8" w:rsidR="01B89943">
        <w:rPr>
          <w:rFonts w:ascii="Times New Roman" w:hAnsi="Times New Roman" w:cs="Times New Roman"/>
        </w:rPr>
        <w:t xml:space="preserve"> This work would enable graduate and undergraduate student presentations at the Society for Thermal Medicine Annual Meeting (2024, 2025), the Biomedical Engineering Society Annual Meeting (2024, 2025), 2024 Focused Ultrasound Symposium, ISMRM </w:t>
      </w:r>
      <w:commentRangeStart w:id="2"/>
      <w:r w:rsidRPr="500407E8" w:rsidR="01B89943">
        <w:rPr>
          <w:rFonts w:ascii="Times New Roman" w:hAnsi="Times New Roman" w:cs="Times New Roman"/>
          <w:highlight w:val="yellow"/>
        </w:rPr>
        <w:t>2026</w:t>
      </w:r>
      <w:r w:rsidRPr="500407E8" w:rsidR="01B89943">
        <w:rPr>
          <w:rFonts w:ascii="Times New Roman" w:hAnsi="Times New Roman" w:cs="Times New Roman"/>
        </w:rPr>
        <w:t xml:space="preserve">, </w:t>
      </w:r>
      <w:r w:rsidRPr="500407E8" w:rsidR="01B89943">
        <w:rPr>
          <w:rFonts w:ascii="Times New Roman" w:hAnsi="Times New Roman" w:cs="Times New Roman"/>
        </w:rPr>
        <w:t>XXXXX, XXXX, XXXX</w:t>
      </w:r>
      <w:r w:rsidRPr="500407E8" w:rsidR="01B89943">
        <w:rPr>
          <w:rFonts w:ascii="Times New Roman" w:hAnsi="Times New Roman" w:cs="Times New Roman"/>
        </w:rPr>
        <w:t>.</w:t>
      </w:r>
      <w:ins w:author="David B Dahl" w:date="2023-02-19T04:41:57.893Z" w:id="1413748599">
        <w:r w:rsidRPr="500407E8" w:rsidR="1EF0040D">
          <w:rPr>
            <w:rFonts w:ascii="Times New Roman" w:hAnsi="Times New Roman" w:cs="Times New Roman"/>
          </w:rPr>
          <w:t xml:space="preserve">  </w:t>
        </w:r>
      </w:ins>
      <w:ins w:author="David B Dahl" w:date="2023-02-19T04:42:36.022Z" w:id="1697774252">
        <w:r w:rsidRPr="500407E8" w:rsidR="1EF0040D">
          <w:rPr>
            <w:rFonts w:ascii="Times New Roman" w:hAnsi="Times New Roman" w:cs="Times New Roman"/>
          </w:rPr>
          <w:t xml:space="preserve">The work will also be presented by a </w:t>
        </w:r>
        <w:r w:rsidRPr="500407E8" w:rsidR="1EF0040D">
          <w:rPr>
            <w:rFonts w:ascii="Times New Roman" w:hAnsi="Times New Roman" w:cs="Times New Roman"/>
          </w:rPr>
          <w:t>statistics</w:t>
        </w:r>
        <w:r w:rsidRPr="500407E8" w:rsidR="1EF0040D">
          <w:rPr>
            <w:rFonts w:ascii="Times New Roman" w:hAnsi="Times New Roman" w:cs="Times New Roman"/>
          </w:rPr>
          <w:t xml:space="preserve"> graduate student </w:t>
        </w:r>
        <w:r w:rsidRPr="500407E8" w:rsidR="1EF0040D">
          <w:rPr>
            <w:rFonts w:ascii="Times New Roman" w:hAnsi="Times New Roman" w:cs="Times New Roman"/>
          </w:rPr>
          <w:t>in</w:t>
        </w:r>
        <w:r w:rsidRPr="500407E8" w:rsidR="1EF0040D">
          <w:rPr>
            <w:rFonts w:ascii="Times New Roman" w:hAnsi="Times New Roman" w:cs="Times New Roman"/>
          </w:rPr>
          <w:t xml:space="preserve"> the Joint Statistical Meetings in </w:t>
        </w:r>
      </w:ins>
      <w:ins w:author="David B Dahl" w:date="2023-02-19T04:43:10.5Z" w:id="199222759">
        <w:r w:rsidRPr="500407E8" w:rsidR="103A8EF0">
          <w:rPr>
            <w:rFonts w:ascii="Times New Roman" w:hAnsi="Times New Roman" w:cs="Times New Roman"/>
          </w:rPr>
          <w:t>2026</w:t>
        </w:r>
      </w:ins>
      <w:ins w:author="David B Dahl" w:date="2023-02-19T04:42:36.022Z" w:id="144973397">
        <w:r w:rsidRPr="500407E8" w:rsidR="1EF0040D">
          <w:rPr>
            <w:rFonts w:ascii="Times New Roman" w:hAnsi="Times New Roman" w:cs="Times New Roman"/>
          </w:rPr>
          <w:t>.</w:t>
        </w:r>
      </w:ins>
      <w:commentRangeEnd w:id="2"/>
      <w:r>
        <w:rPr>
          <w:rStyle w:val="CommentReference"/>
        </w:rPr>
        <w:commentReference w:id="2"/>
      </w:r>
    </w:p>
    <w:p w:rsidR="008A651A" w:rsidP="005D7FDE" w:rsidRDefault="00CC638F" w14:paraId="13A32D13" w14:textId="1B894203">
      <w:pPr>
        <w:spacing w:after="60" w:line="240" w:lineRule="auto"/>
        <w:jc w:val="both"/>
        <w:rPr>
          <w:rFonts w:ascii="Times New Roman" w:hAnsi="Times New Roman" w:cs="Times New Roman"/>
        </w:rPr>
      </w:pPr>
      <w:r w:rsidRPr="500407E8" w:rsidR="249F21B1">
        <w:rPr>
          <w:rFonts w:ascii="Times New Roman" w:hAnsi="Times New Roman" w:cs="Times New Roman"/>
          <w:b w:val="1"/>
          <w:bCs w:val="1"/>
        </w:rPr>
        <w:t>S</w:t>
      </w:r>
      <w:r w:rsidRPr="500407E8" w:rsidR="45E68ED7">
        <w:rPr>
          <w:rFonts w:ascii="Times New Roman" w:hAnsi="Times New Roman" w:cs="Times New Roman"/>
          <w:b w:val="1"/>
          <w:bCs w:val="1"/>
        </w:rPr>
        <w:t>cholarly articles</w:t>
      </w:r>
      <w:r w:rsidRPr="500407E8" w:rsidR="45E68ED7">
        <w:rPr>
          <w:rFonts w:ascii="Times New Roman" w:hAnsi="Times New Roman" w:cs="Times New Roman"/>
        </w:rPr>
        <w:t xml:space="preserve"> (Title, Journal, Lead Author):</w:t>
      </w:r>
      <w:r w:rsidRPr="500407E8" w:rsidR="081EF6D5">
        <w:rPr>
          <w:rFonts w:ascii="Times New Roman" w:hAnsi="Times New Roman" w:cs="Times New Roman"/>
        </w:rPr>
        <w:t xml:space="preserve"> </w:t>
      </w:r>
      <w:r w:rsidRPr="500407E8" w:rsidR="01B89943">
        <w:rPr>
          <w:rFonts w:ascii="Times New Roman" w:hAnsi="Times New Roman" w:cs="Times New Roman"/>
          <w:b w:val="1"/>
          <w:bCs w:val="1"/>
        </w:rPr>
        <w:t>1</w:t>
      </w:r>
      <w:r w:rsidRPr="500407E8" w:rsidR="01B89943">
        <w:rPr>
          <w:rFonts w:ascii="Times New Roman" w:hAnsi="Times New Roman" w:cs="Times New Roman"/>
        </w:rPr>
        <w:t xml:space="preserve">. </w:t>
      </w:r>
      <w:r w:rsidRPr="500407E8" w:rsidR="081EF6D5">
        <w:rPr>
          <w:rFonts w:ascii="Times New Roman" w:hAnsi="Times New Roman" w:cs="Times New Roman"/>
        </w:rPr>
        <w:t xml:space="preserve">The impact of temperature-dependent properties on predicting </w:t>
      </w:r>
      <w:proofErr w:type="spellStart"/>
      <w:r w:rsidRPr="500407E8" w:rsidR="081EF6D5">
        <w:rPr>
          <w:rFonts w:ascii="Times New Roman" w:hAnsi="Times New Roman" w:cs="Times New Roman"/>
        </w:rPr>
        <w:t>MRgFUS</w:t>
      </w:r>
      <w:proofErr w:type="spellEnd"/>
      <w:r w:rsidRPr="500407E8" w:rsidR="081EF6D5">
        <w:rPr>
          <w:rFonts w:ascii="Times New Roman" w:hAnsi="Times New Roman" w:cs="Times New Roman"/>
        </w:rPr>
        <w:t xml:space="preserve"> clinical responses, International Journal of Hyperthermia, Dillon.  </w:t>
      </w:r>
      <w:r w:rsidRPr="500407E8" w:rsidR="01B89943">
        <w:rPr>
          <w:rFonts w:ascii="Times New Roman" w:hAnsi="Times New Roman" w:cs="Times New Roman"/>
          <w:b w:val="1"/>
          <w:bCs w:val="1"/>
        </w:rPr>
        <w:t>2</w:t>
      </w:r>
      <w:r w:rsidRPr="500407E8" w:rsidR="01B89943">
        <w:rPr>
          <w:rFonts w:ascii="Times New Roman" w:hAnsi="Times New Roman" w:cs="Times New Roman"/>
        </w:rPr>
        <w:t xml:space="preserve">. </w:t>
      </w:r>
      <w:r w:rsidRPr="500407E8" w:rsidR="081EF6D5">
        <w:rPr>
          <w:rFonts w:ascii="Times New Roman" w:hAnsi="Times New Roman" w:cs="Times New Roman"/>
        </w:rPr>
        <w:t xml:space="preserve">Using water-content MRI to simplify </w:t>
      </w:r>
      <w:r w:rsidRPr="500407E8" w:rsidR="01B89943">
        <w:rPr>
          <w:rFonts w:ascii="Times New Roman" w:hAnsi="Times New Roman" w:cs="Times New Roman"/>
        </w:rPr>
        <w:t xml:space="preserve">predictive modeling for </w:t>
      </w:r>
      <w:proofErr w:type="spellStart"/>
      <w:r w:rsidRPr="500407E8" w:rsidR="01B89943">
        <w:rPr>
          <w:rFonts w:ascii="Times New Roman" w:hAnsi="Times New Roman" w:cs="Times New Roman"/>
        </w:rPr>
        <w:t>MRgFUS</w:t>
      </w:r>
      <w:proofErr w:type="spellEnd"/>
      <w:r w:rsidRPr="500407E8" w:rsidR="01B89943">
        <w:rPr>
          <w:rFonts w:ascii="Times New Roman" w:hAnsi="Times New Roman" w:cs="Times New Roman"/>
        </w:rPr>
        <w:t xml:space="preserve"> therapies, Medical Physics, Dillon.  </w:t>
      </w:r>
      <w:r w:rsidRPr="500407E8" w:rsidR="01B89943">
        <w:rPr>
          <w:rFonts w:ascii="Times New Roman" w:hAnsi="Times New Roman" w:cs="Times New Roman"/>
          <w:b w:val="1"/>
          <w:bCs w:val="1"/>
        </w:rPr>
        <w:t>3</w:t>
      </w:r>
      <w:r w:rsidRPr="500407E8" w:rsidR="01B89943">
        <w:rPr>
          <w:rFonts w:ascii="Times New Roman" w:hAnsi="Times New Roman" w:cs="Times New Roman"/>
        </w:rPr>
        <w:t xml:space="preserve">. Statistical modeling to characterize uncertainty in </w:t>
      </w:r>
      <w:proofErr w:type="spellStart"/>
      <w:r w:rsidRPr="500407E8" w:rsidR="01B89943">
        <w:rPr>
          <w:rFonts w:ascii="Times New Roman" w:hAnsi="Times New Roman" w:cs="Times New Roman"/>
        </w:rPr>
        <w:t>MRgFUS</w:t>
      </w:r>
      <w:proofErr w:type="spellEnd"/>
      <w:r w:rsidRPr="500407E8" w:rsidR="01B89943">
        <w:rPr>
          <w:rFonts w:ascii="Times New Roman" w:hAnsi="Times New Roman" w:cs="Times New Roman"/>
        </w:rPr>
        <w:t xml:space="preserve"> heating profiles,</w:t>
      </w:r>
      <w:ins w:author="David B Dahl" w:date="2023-02-19T04:44:50.452Z" w:id="1955243544">
        <w:r w:rsidRPr="500407E8" w:rsidR="27CB5056">
          <w:rPr>
            <w:rFonts w:ascii="Times New Roman" w:hAnsi="Times New Roman" w:cs="Times New Roman"/>
          </w:rPr>
          <w:t xml:space="preserve"> Annals of</w:t>
        </w:r>
        <w:r w:rsidRPr="500407E8" w:rsidR="27CB5056">
          <w:rPr>
            <w:rFonts w:ascii="Times New Roman" w:hAnsi="Times New Roman" w:cs="Times New Roman"/>
          </w:rPr>
          <w:t xml:space="preserve"> Applied Statistics</w:t>
        </w:r>
      </w:ins>
      <w:del w:author="David B Dahl" w:date="2023-02-19T04:43:57.629Z" w:id="494690704">
        <w:r w:rsidRPr="500407E8" w:rsidDel="01B89943">
          <w:rPr>
            <w:rFonts w:ascii="Times New Roman" w:hAnsi="Times New Roman" w:cs="Times New Roman"/>
          </w:rPr>
          <w:delText xml:space="preserve"> </w:delText>
        </w:r>
      </w:del>
      <w:commentRangeStart w:id="3"/>
      <w:del w:author="David B Dahl" w:date="2023-02-19T04:43:57.629Z" w:id="1073719674">
        <w:r w:rsidRPr="500407E8" w:rsidDel="01B89943">
          <w:rPr>
            <w:rFonts w:ascii="Times New Roman" w:hAnsi="Times New Roman" w:cs="Times New Roman"/>
            <w:highlight w:val="yellow"/>
          </w:rPr>
          <w:delText>XXXXX</w:delText>
        </w:r>
      </w:del>
      <w:r w:rsidRPr="500407E8" w:rsidR="01B89943">
        <w:rPr>
          <w:rFonts w:ascii="Times New Roman" w:hAnsi="Times New Roman" w:cs="Times New Roman"/>
        </w:rPr>
        <w:t xml:space="preserve">, Dahl.  </w:t>
      </w:r>
      <w:r w:rsidRPr="500407E8" w:rsidR="01B89943">
        <w:rPr>
          <w:rFonts w:ascii="Times New Roman" w:hAnsi="Times New Roman" w:cs="Times New Roman"/>
          <w:b w:val="1"/>
          <w:bCs w:val="1"/>
        </w:rPr>
        <w:t>4</w:t>
      </w:r>
      <w:r w:rsidRPr="500407E8" w:rsidR="01B89943">
        <w:rPr>
          <w:rFonts w:ascii="Times New Roman" w:hAnsi="Times New Roman" w:cs="Times New Roman"/>
        </w:rPr>
        <w:t xml:space="preserve">. </w:t>
      </w:r>
      <w:r w:rsidRPr="500407E8" w:rsidR="077F225C">
        <w:rPr>
          <w:rFonts w:ascii="Times New Roman" w:hAnsi="Times New Roman" w:cs="Times New Roman"/>
        </w:rPr>
        <w:t>Breast s</w:t>
      </w:r>
      <w:r w:rsidRPr="500407E8" w:rsidR="01B89943">
        <w:rPr>
          <w:rFonts w:ascii="Times New Roman" w:hAnsi="Times New Roman" w:cs="Times New Roman"/>
        </w:rPr>
        <w:t xml:space="preserve">egmentation time-reduction with a machine-learning algorithm, </w:t>
      </w:r>
      <w:r w:rsidRPr="500407E8" w:rsidR="01B89943">
        <w:rPr>
          <w:rFonts w:ascii="Times New Roman" w:hAnsi="Times New Roman" w:cs="Times New Roman"/>
          <w:highlight w:val="yellow"/>
        </w:rPr>
        <w:t>XXXXX</w:t>
      </w:r>
      <w:r w:rsidRPr="500407E8" w:rsidR="01B89943">
        <w:rPr>
          <w:rFonts w:ascii="Times New Roman" w:hAnsi="Times New Roman" w:cs="Times New Roman"/>
        </w:rPr>
        <w:t xml:space="preserve">, Jenkins. </w:t>
      </w:r>
      <w:r w:rsidRPr="500407E8" w:rsidR="01B89943">
        <w:rPr>
          <w:rFonts w:ascii="Times New Roman" w:hAnsi="Times New Roman" w:cs="Times New Roman"/>
          <w:b w:val="1"/>
          <w:bCs w:val="1"/>
        </w:rPr>
        <w:t>5</w:t>
      </w:r>
      <w:r w:rsidRPr="500407E8" w:rsidR="01B89943">
        <w:rPr>
          <w:rFonts w:ascii="Times New Roman" w:hAnsi="Times New Roman" w:cs="Times New Roman"/>
        </w:rPr>
        <w:t xml:space="preserve">. Translating simulation software for focused ultrasound treatment planning to the clinic, </w:t>
      </w:r>
      <w:r w:rsidRPr="500407E8" w:rsidR="01B89943">
        <w:rPr>
          <w:rFonts w:ascii="Times New Roman" w:hAnsi="Times New Roman" w:cs="Times New Roman"/>
          <w:highlight w:val="yellow"/>
        </w:rPr>
        <w:t>XXXXX</w:t>
      </w:r>
      <w:commentRangeEnd w:id="3"/>
      <w:r>
        <w:rPr>
          <w:rStyle w:val="CommentReference"/>
        </w:rPr>
        <w:commentReference w:id="3"/>
      </w:r>
      <w:r w:rsidRPr="500407E8" w:rsidR="01B89943">
        <w:rPr>
          <w:rFonts w:ascii="Times New Roman" w:hAnsi="Times New Roman" w:cs="Times New Roman"/>
        </w:rPr>
        <w:t>, Berrett.</w:t>
      </w:r>
    </w:p>
    <w:p w:rsidR="008A651A" w:rsidP="005D7FDE" w:rsidRDefault="00CC638F" w14:paraId="50EE198E" w14:textId="51808278">
      <w:pPr>
        <w:spacing w:after="60" w:line="240" w:lineRule="auto"/>
        <w:jc w:val="both"/>
        <w:rPr>
          <w:rFonts w:ascii="Times New Roman" w:hAnsi="Times New Roman" w:cs="Times New Roman"/>
        </w:rPr>
      </w:pPr>
      <w:r w:rsidRPr="500407E8" w:rsidR="249F21B1">
        <w:rPr>
          <w:rFonts w:ascii="Times New Roman" w:hAnsi="Times New Roman" w:cs="Times New Roman"/>
          <w:b w:val="1"/>
          <w:bCs w:val="1"/>
        </w:rPr>
        <w:t>Student mentoring</w:t>
      </w:r>
      <w:r w:rsidRPr="500407E8" w:rsidR="45E68ED7">
        <w:rPr>
          <w:rFonts w:ascii="Times New Roman" w:hAnsi="Times New Roman" w:cs="Times New Roman"/>
        </w:rPr>
        <w:t>:</w:t>
      </w:r>
      <w:r w:rsidRPr="500407E8" w:rsidR="520BA2C6">
        <w:rPr>
          <w:rFonts w:ascii="Times New Roman" w:hAnsi="Times New Roman" w:cs="Times New Roman"/>
        </w:rPr>
        <w:t xml:space="preserve"> The modeling improvements of Aim 1 will be performed by three graduate students in Dr. Dillon and Dr. Dahl’s lab with assistance from 3-4 undergraduate research assistants.  Aim 2 will require ten undergraduate research assistants for recruiting, imaging, and segmenting MR data under the supervision of Dr. Allen and Dr. Jenkins, with the machine-learning algorithm developed by a graduate student in the Jenkins Lab.  The market fit analysis will be performed by a graduate student under the guidance of Dr. Berrett.  In total, </w:t>
      </w:r>
      <w:r w:rsidRPr="500407E8" w:rsidR="520BA2C6">
        <w:rPr>
          <w:rFonts w:ascii="Times New Roman" w:hAnsi="Times New Roman" w:cs="Times New Roman"/>
          <w:b w:val="1"/>
          <w:bCs w:val="1"/>
        </w:rPr>
        <w:t xml:space="preserve">five graduate </w:t>
      </w:r>
      <w:r w:rsidRPr="500407E8" w:rsidR="537C127E">
        <w:rPr>
          <w:rFonts w:ascii="Times New Roman" w:hAnsi="Times New Roman" w:cs="Times New Roman"/>
          <w:b w:val="1"/>
          <w:bCs w:val="1"/>
        </w:rPr>
        <w:t>students</w:t>
      </w:r>
      <w:r w:rsidRPr="500407E8" w:rsidR="520BA2C6">
        <w:rPr>
          <w:rFonts w:ascii="Times New Roman" w:hAnsi="Times New Roman" w:cs="Times New Roman"/>
          <w:b w:val="1"/>
          <w:bCs w:val="1"/>
        </w:rPr>
        <w:t xml:space="preserve"> and </w:t>
      </w:r>
      <w:r w:rsidRPr="500407E8" w:rsidR="537C127E">
        <w:rPr>
          <w:rFonts w:ascii="Times New Roman" w:hAnsi="Times New Roman" w:cs="Times New Roman"/>
          <w:b w:val="1"/>
          <w:bCs w:val="1"/>
        </w:rPr>
        <w:t>at least fifteen undergraduates</w:t>
      </w:r>
      <w:r w:rsidRPr="500407E8" w:rsidR="537C127E">
        <w:rPr>
          <w:rFonts w:ascii="Times New Roman" w:hAnsi="Times New Roman" w:cs="Times New Roman"/>
        </w:rPr>
        <w:t xml:space="preserve"> will receive mentoring and research opportunities from this </w:t>
      </w:r>
      <w:ins w:author="David B Dahl" w:date="2023-02-19T04:46:02.899Z" w:id="1271539380">
        <w:r w:rsidRPr="500407E8" w:rsidR="18C78482">
          <w:rPr>
            <w:rFonts w:ascii="Times New Roman" w:hAnsi="Times New Roman" w:cs="Times New Roman"/>
          </w:rPr>
          <w:t>project</w:t>
        </w:r>
      </w:ins>
      <w:del w:author="David B Dahl" w:date="2023-02-19T04:46:00.006Z" w:id="77694336">
        <w:r w:rsidRPr="500407E8" w:rsidDel="537C127E">
          <w:rPr>
            <w:rFonts w:ascii="Times New Roman" w:hAnsi="Times New Roman" w:cs="Times New Roman"/>
          </w:rPr>
          <w:delText>work</w:delText>
        </w:r>
      </w:del>
      <w:r w:rsidRPr="500407E8" w:rsidR="537C127E">
        <w:rPr>
          <w:rFonts w:ascii="Times New Roman" w:hAnsi="Times New Roman" w:cs="Times New Roman"/>
        </w:rPr>
        <w:t>.</w:t>
      </w:r>
      <w:r w:rsidRPr="500407E8" w:rsidR="520BA2C6">
        <w:rPr>
          <w:rFonts w:ascii="Times New Roman" w:hAnsi="Times New Roman" w:cs="Times New Roman"/>
        </w:rPr>
        <w:t xml:space="preserve"> </w:t>
      </w:r>
    </w:p>
    <w:p w:rsidRPr="008A651A" w:rsidR="008A651A" w:rsidP="005D7FDE" w:rsidRDefault="00CC638F" w14:paraId="2182567B" w14:textId="20EC0D40">
      <w:pPr>
        <w:spacing w:after="60" w:line="240" w:lineRule="auto"/>
        <w:jc w:val="both"/>
        <w:rPr>
          <w:rFonts w:ascii="Times New Roman" w:hAnsi="Times New Roman" w:cs="Times New Roman"/>
        </w:rPr>
      </w:pPr>
      <w:r w:rsidRPr="00CC638F">
        <w:rPr>
          <w:rFonts w:ascii="Times New Roman" w:hAnsi="Times New Roman" w:cs="Times New Roman"/>
          <w:b/>
          <w:bCs/>
        </w:rPr>
        <w:t>Scientific outcomes</w:t>
      </w:r>
      <w:r>
        <w:rPr>
          <w:rFonts w:ascii="Times New Roman" w:hAnsi="Times New Roman" w:cs="Times New Roman"/>
        </w:rPr>
        <w:t>:</w:t>
      </w:r>
      <w:r w:rsidR="003E2EAC">
        <w:rPr>
          <w:rFonts w:ascii="Times New Roman" w:hAnsi="Times New Roman" w:cs="Times New Roman"/>
        </w:rPr>
        <w:t xml:space="preserve"> This study will enable the development and validation of more accurate predictive models for </w:t>
      </w:r>
      <w:proofErr w:type="spellStart"/>
      <w:r w:rsidR="003E2EAC">
        <w:rPr>
          <w:rFonts w:ascii="Times New Roman" w:hAnsi="Times New Roman" w:cs="Times New Roman"/>
        </w:rPr>
        <w:t>MRgFUS</w:t>
      </w:r>
      <w:proofErr w:type="spellEnd"/>
      <w:r w:rsidR="003E2EAC">
        <w:rPr>
          <w:rFonts w:ascii="Times New Roman" w:hAnsi="Times New Roman" w:cs="Times New Roman"/>
        </w:rPr>
        <w:t xml:space="preserve"> therapies. The pretreatment modeling process will be shortened by the machine learning-based segmentation algorithm we create.  A clear path to clinical implementation of model-based treatment planning for </w:t>
      </w:r>
      <w:proofErr w:type="spellStart"/>
      <w:r w:rsidR="003E2EAC">
        <w:rPr>
          <w:rFonts w:ascii="Times New Roman" w:hAnsi="Times New Roman" w:cs="Times New Roman"/>
        </w:rPr>
        <w:t>MRgFUS</w:t>
      </w:r>
      <w:proofErr w:type="spellEnd"/>
      <w:r w:rsidR="003E2EAC">
        <w:rPr>
          <w:rFonts w:ascii="Times New Roman" w:hAnsi="Times New Roman" w:cs="Times New Roman"/>
        </w:rPr>
        <w:t xml:space="preserve"> therapies will be identified.  In sum, these efforts will improve patient outcomes and quality of life</w:t>
      </w:r>
      <w:r w:rsidR="00811B77">
        <w:rPr>
          <w:rFonts w:ascii="Times New Roman" w:hAnsi="Times New Roman" w:cs="Times New Roman"/>
        </w:rPr>
        <w:t xml:space="preserve"> through</w:t>
      </w:r>
      <w:r w:rsidR="003E2EAC">
        <w:rPr>
          <w:rFonts w:ascii="Times New Roman" w:hAnsi="Times New Roman" w:cs="Times New Roman"/>
        </w:rPr>
        <w:t xml:space="preserve"> more time-efficient, safer, and efficacious </w:t>
      </w:r>
      <w:proofErr w:type="spellStart"/>
      <w:r w:rsidR="003E2EAC">
        <w:rPr>
          <w:rFonts w:ascii="Times New Roman" w:hAnsi="Times New Roman" w:cs="Times New Roman"/>
        </w:rPr>
        <w:t>MRgFUS</w:t>
      </w:r>
      <w:proofErr w:type="spellEnd"/>
      <w:r w:rsidR="003E2EAC">
        <w:rPr>
          <w:rFonts w:ascii="Times New Roman" w:hAnsi="Times New Roman" w:cs="Times New Roman"/>
        </w:rPr>
        <w:t xml:space="preserve"> treatments for breast cancer and other diseases.</w:t>
      </w:r>
    </w:p>
    <w:p w:rsidR="008A651A" w:rsidP="00EA511A" w:rsidRDefault="008A651A" w14:paraId="50A9A139" w14:textId="203C5F30">
      <w:pPr>
        <w:pStyle w:val="ListParagraph"/>
        <w:numPr>
          <w:ilvl w:val="0"/>
          <w:numId w:val="23"/>
        </w:numPr>
        <w:spacing w:after="0" w:line="240" w:lineRule="auto"/>
        <w:ind w:left="720"/>
        <w:jc w:val="both"/>
        <w:rPr>
          <w:rFonts w:ascii="Times New Roman" w:hAnsi="Times New Roman" w:cs="Times New Roman"/>
          <w:b/>
          <w:bCs/>
        </w:rPr>
      </w:pPr>
      <w:r>
        <w:rPr>
          <w:rFonts w:ascii="Times New Roman" w:hAnsi="Times New Roman" w:cs="Times New Roman"/>
          <w:b/>
          <w:bCs/>
        </w:rPr>
        <w:t>Study Schedule</w:t>
      </w:r>
    </w:p>
    <w:p w:rsidR="008A651A" w:rsidP="00EA511A" w:rsidRDefault="008A651A" w14:paraId="471C783F" w14:textId="39E2DB73">
      <w:pPr>
        <w:spacing w:after="60" w:line="240" w:lineRule="auto"/>
        <w:jc w:val="both"/>
        <w:rPr>
          <w:rFonts w:ascii="Times New Roman" w:hAnsi="Times New Roman" w:cs="Times New Roman"/>
        </w:rPr>
      </w:pPr>
      <w:r>
        <w:rPr>
          <w:rFonts w:ascii="Times New Roman" w:hAnsi="Times New Roman" w:cs="Times New Roman"/>
        </w:rPr>
        <w:t>The study will be conducted according to the following schedule.</w:t>
      </w:r>
    </w:p>
    <w:tbl>
      <w:tblPr>
        <w:tblStyle w:val="TableGrid"/>
        <w:tblW w:w="0" w:type="auto"/>
        <w:tblLayout w:type="fixed"/>
        <w:tblLook w:val="04A0" w:firstRow="1" w:lastRow="0" w:firstColumn="1" w:lastColumn="0" w:noHBand="0" w:noVBand="1"/>
      </w:tblPr>
      <w:tblGrid>
        <w:gridCol w:w="2335"/>
        <w:gridCol w:w="504"/>
        <w:gridCol w:w="504"/>
        <w:gridCol w:w="504"/>
        <w:gridCol w:w="504"/>
        <w:gridCol w:w="504"/>
        <w:gridCol w:w="504"/>
        <w:gridCol w:w="504"/>
        <w:gridCol w:w="504"/>
      </w:tblGrid>
      <w:tr w:rsidR="004C08BD" w:rsidTr="004C08BD" w14:paraId="19BDD991" w14:textId="77777777">
        <w:tc>
          <w:tcPr>
            <w:tcW w:w="2335" w:type="dxa"/>
            <w:shd w:val="clear" w:color="auto" w:fill="DEEAF6" w:themeFill="accent1" w:themeFillTint="33"/>
          </w:tcPr>
          <w:p w:rsidR="004C08BD" w:rsidP="00EA511A" w:rsidRDefault="004C08BD" w14:paraId="05B64BF1" w14:textId="77777777">
            <w:pPr>
              <w:jc w:val="both"/>
              <w:rPr>
                <w:rFonts w:ascii="Times New Roman" w:hAnsi="Times New Roman" w:cs="Times New Roman"/>
                <w:b/>
                <w:bCs/>
              </w:rPr>
            </w:pPr>
            <w:r>
              <w:rPr>
                <w:rFonts w:ascii="Times New Roman" w:hAnsi="Times New Roman" w:cs="Times New Roman"/>
                <w:b/>
                <w:bCs/>
              </w:rPr>
              <w:t>Study Quarter</w:t>
            </w:r>
          </w:p>
        </w:tc>
        <w:tc>
          <w:tcPr>
            <w:tcW w:w="504" w:type="dxa"/>
            <w:shd w:val="clear" w:color="auto" w:fill="DEEAF6" w:themeFill="accent1" w:themeFillTint="33"/>
          </w:tcPr>
          <w:p w:rsidR="004C08BD" w:rsidP="00EA511A" w:rsidRDefault="004C08BD" w14:paraId="3D8C2010" w14:textId="77777777">
            <w:pPr>
              <w:jc w:val="both"/>
              <w:rPr>
                <w:rFonts w:ascii="Times New Roman" w:hAnsi="Times New Roman" w:cs="Times New Roman"/>
                <w:b/>
                <w:bCs/>
              </w:rPr>
            </w:pPr>
            <w:r>
              <w:rPr>
                <w:rFonts w:ascii="Times New Roman" w:hAnsi="Times New Roman" w:cs="Times New Roman"/>
                <w:b/>
                <w:bCs/>
              </w:rPr>
              <w:t>Q1</w:t>
            </w:r>
          </w:p>
        </w:tc>
        <w:tc>
          <w:tcPr>
            <w:tcW w:w="504" w:type="dxa"/>
            <w:shd w:val="clear" w:color="auto" w:fill="DEEAF6" w:themeFill="accent1" w:themeFillTint="33"/>
          </w:tcPr>
          <w:p w:rsidR="004C08BD" w:rsidP="00EA511A" w:rsidRDefault="004C08BD" w14:paraId="43B6D28A" w14:textId="77777777">
            <w:pPr>
              <w:jc w:val="both"/>
              <w:rPr>
                <w:rFonts w:ascii="Times New Roman" w:hAnsi="Times New Roman" w:cs="Times New Roman"/>
                <w:b/>
                <w:bCs/>
              </w:rPr>
            </w:pPr>
            <w:r>
              <w:rPr>
                <w:rFonts w:ascii="Times New Roman" w:hAnsi="Times New Roman" w:cs="Times New Roman"/>
                <w:b/>
                <w:bCs/>
              </w:rPr>
              <w:t>Q2</w:t>
            </w:r>
          </w:p>
        </w:tc>
        <w:tc>
          <w:tcPr>
            <w:tcW w:w="504" w:type="dxa"/>
            <w:shd w:val="clear" w:color="auto" w:fill="DEEAF6" w:themeFill="accent1" w:themeFillTint="33"/>
          </w:tcPr>
          <w:p w:rsidR="004C08BD" w:rsidP="00EA511A" w:rsidRDefault="004C08BD" w14:paraId="57B7D1F9" w14:textId="77777777">
            <w:pPr>
              <w:jc w:val="both"/>
              <w:rPr>
                <w:rFonts w:ascii="Times New Roman" w:hAnsi="Times New Roman" w:cs="Times New Roman"/>
                <w:b/>
                <w:bCs/>
              </w:rPr>
            </w:pPr>
            <w:r>
              <w:rPr>
                <w:rFonts w:ascii="Times New Roman" w:hAnsi="Times New Roman" w:cs="Times New Roman"/>
                <w:b/>
                <w:bCs/>
              </w:rPr>
              <w:t>Q3</w:t>
            </w:r>
          </w:p>
        </w:tc>
        <w:tc>
          <w:tcPr>
            <w:tcW w:w="504" w:type="dxa"/>
            <w:shd w:val="clear" w:color="auto" w:fill="DEEAF6" w:themeFill="accent1" w:themeFillTint="33"/>
          </w:tcPr>
          <w:p w:rsidR="004C08BD" w:rsidP="00EA511A" w:rsidRDefault="004C08BD" w14:paraId="41FF0F21" w14:textId="77777777">
            <w:pPr>
              <w:jc w:val="both"/>
              <w:rPr>
                <w:rFonts w:ascii="Times New Roman" w:hAnsi="Times New Roman" w:cs="Times New Roman"/>
                <w:b/>
                <w:bCs/>
              </w:rPr>
            </w:pPr>
            <w:r>
              <w:rPr>
                <w:rFonts w:ascii="Times New Roman" w:hAnsi="Times New Roman" w:cs="Times New Roman"/>
                <w:b/>
                <w:bCs/>
              </w:rPr>
              <w:t>Q4</w:t>
            </w:r>
          </w:p>
        </w:tc>
        <w:tc>
          <w:tcPr>
            <w:tcW w:w="504" w:type="dxa"/>
            <w:shd w:val="clear" w:color="auto" w:fill="DEEAF6" w:themeFill="accent1" w:themeFillTint="33"/>
          </w:tcPr>
          <w:p w:rsidR="004C08BD" w:rsidP="00EA511A" w:rsidRDefault="004C08BD" w14:paraId="70F43E60" w14:textId="77777777">
            <w:pPr>
              <w:jc w:val="both"/>
              <w:rPr>
                <w:rFonts w:ascii="Times New Roman" w:hAnsi="Times New Roman" w:cs="Times New Roman"/>
                <w:b/>
                <w:bCs/>
              </w:rPr>
            </w:pPr>
            <w:r>
              <w:rPr>
                <w:rFonts w:ascii="Times New Roman" w:hAnsi="Times New Roman" w:cs="Times New Roman"/>
                <w:b/>
                <w:bCs/>
              </w:rPr>
              <w:t>Q5</w:t>
            </w:r>
          </w:p>
        </w:tc>
        <w:tc>
          <w:tcPr>
            <w:tcW w:w="504" w:type="dxa"/>
            <w:shd w:val="clear" w:color="auto" w:fill="DEEAF6" w:themeFill="accent1" w:themeFillTint="33"/>
          </w:tcPr>
          <w:p w:rsidR="004C08BD" w:rsidP="00EA511A" w:rsidRDefault="004C08BD" w14:paraId="6509DD76" w14:textId="77777777">
            <w:pPr>
              <w:jc w:val="both"/>
              <w:rPr>
                <w:rFonts w:ascii="Times New Roman" w:hAnsi="Times New Roman" w:cs="Times New Roman"/>
                <w:b/>
                <w:bCs/>
              </w:rPr>
            </w:pPr>
            <w:r>
              <w:rPr>
                <w:rFonts w:ascii="Times New Roman" w:hAnsi="Times New Roman" w:cs="Times New Roman"/>
                <w:b/>
                <w:bCs/>
              </w:rPr>
              <w:t>Q6</w:t>
            </w:r>
          </w:p>
        </w:tc>
        <w:tc>
          <w:tcPr>
            <w:tcW w:w="504" w:type="dxa"/>
            <w:shd w:val="clear" w:color="auto" w:fill="DEEAF6" w:themeFill="accent1" w:themeFillTint="33"/>
          </w:tcPr>
          <w:p w:rsidR="004C08BD" w:rsidP="00EA511A" w:rsidRDefault="004C08BD" w14:paraId="4681E9FC" w14:textId="77777777">
            <w:pPr>
              <w:jc w:val="both"/>
              <w:rPr>
                <w:rFonts w:ascii="Times New Roman" w:hAnsi="Times New Roman" w:cs="Times New Roman"/>
                <w:b/>
                <w:bCs/>
              </w:rPr>
            </w:pPr>
            <w:r>
              <w:rPr>
                <w:rFonts w:ascii="Times New Roman" w:hAnsi="Times New Roman" w:cs="Times New Roman"/>
                <w:b/>
                <w:bCs/>
              </w:rPr>
              <w:t>Q7</w:t>
            </w:r>
          </w:p>
        </w:tc>
        <w:tc>
          <w:tcPr>
            <w:tcW w:w="504" w:type="dxa"/>
            <w:shd w:val="clear" w:color="auto" w:fill="DEEAF6" w:themeFill="accent1" w:themeFillTint="33"/>
          </w:tcPr>
          <w:p w:rsidR="004C08BD" w:rsidP="00EA511A" w:rsidRDefault="004C08BD" w14:paraId="00FA3487" w14:textId="77777777">
            <w:pPr>
              <w:jc w:val="both"/>
              <w:rPr>
                <w:rFonts w:ascii="Times New Roman" w:hAnsi="Times New Roman" w:cs="Times New Roman"/>
                <w:b/>
                <w:bCs/>
              </w:rPr>
            </w:pPr>
            <w:r>
              <w:rPr>
                <w:rFonts w:ascii="Times New Roman" w:hAnsi="Times New Roman" w:cs="Times New Roman"/>
                <w:b/>
                <w:bCs/>
              </w:rPr>
              <w:t>Q8</w:t>
            </w:r>
          </w:p>
        </w:tc>
      </w:tr>
      <w:tr w:rsidR="004C08BD" w:rsidTr="004C08BD" w14:paraId="6F4EFADA" w14:textId="77777777">
        <w:tc>
          <w:tcPr>
            <w:tcW w:w="2335" w:type="dxa"/>
            <w:shd w:val="clear" w:color="auto" w:fill="F7CAAC" w:themeFill="accent2" w:themeFillTint="66"/>
          </w:tcPr>
          <w:p w:rsidRPr="000A41E3" w:rsidR="004C08BD" w:rsidP="00EA511A" w:rsidRDefault="004C08BD" w14:paraId="23503DD6" w14:textId="4568246B">
            <w:pPr>
              <w:jc w:val="both"/>
              <w:rPr>
                <w:rFonts w:ascii="Times New Roman" w:hAnsi="Times New Roman" w:cs="Times New Roman"/>
              </w:rPr>
            </w:pPr>
            <w:r>
              <w:rPr>
                <w:rFonts w:ascii="Times New Roman" w:hAnsi="Times New Roman" w:cs="Times New Roman"/>
              </w:rPr>
              <w:t>Aim 1</w:t>
            </w:r>
          </w:p>
        </w:tc>
        <w:tc>
          <w:tcPr>
            <w:tcW w:w="385" w:type="dxa"/>
            <w:shd w:val="clear" w:color="auto" w:fill="F7CAAC" w:themeFill="accent2" w:themeFillTint="66"/>
          </w:tcPr>
          <w:p w:rsidR="004C08BD" w:rsidP="00EA511A" w:rsidRDefault="004C08BD" w14:paraId="5860F586" w14:textId="77777777">
            <w:pPr>
              <w:jc w:val="both"/>
              <w:rPr>
                <w:rFonts w:ascii="Times New Roman" w:hAnsi="Times New Roman" w:cs="Times New Roman"/>
                <w:b/>
                <w:bCs/>
              </w:rPr>
            </w:pPr>
          </w:p>
        </w:tc>
        <w:tc>
          <w:tcPr>
            <w:tcW w:w="504" w:type="dxa"/>
            <w:shd w:val="clear" w:color="auto" w:fill="F7CAAC" w:themeFill="accent2" w:themeFillTint="66"/>
          </w:tcPr>
          <w:p w:rsidR="004C08BD" w:rsidP="00EA511A" w:rsidRDefault="004C08BD" w14:paraId="1AB7EF69" w14:textId="77777777">
            <w:pPr>
              <w:jc w:val="both"/>
              <w:rPr>
                <w:rFonts w:ascii="Times New Roman" w:hAnsi="Times New Roman" w:cs="Times New Roman"/>
                <w:b/>
                <w:bCs/>
              </w:rPr>
            </w:pPr>
          </w:p>
        </w:tc>
        <w:tc>
          <w:tcPr>
            <w:tcW w:w="504" w:type="dxa"/>
            <w:shd w:val="clear" w:color="auto" w:fill="F7CAAC" w:themeFill="accent2" w:themeFillTint="66"/>
          </w:tcPr>
          <w:p w:rsidR="004C08BD" w:rsidP="00EA511A" w:rsidRDefault="004C08BD" w14:paraId="1D684326" w14:textId="77777777">
            <w:pPr>
              <w:jc w:val="both"/>
              <w:rPr>
                <w:rFonts w:ascii="Times New Roman" w:hAnsi="Times New Roman" w:cs="Times New Roman"/>
                <w:b/>
                <w:bCs/>
              </w:rPr>
            </w:pPr>
          </w:p>
        </w:tc>
        <w:tc>
          <w:tcPr>
            <w:tcW w:w="504" w:type="dxa"/>
            <w:shd w:val="clear" w:color="auto" w:fill="F7CAAC" w:themeFill="accent2" w:themeFillTint="66"/>
          </w:tcPr>
          <w:p w:rsidR="004C08BD" w:rsidP="00EA511A" w:rsidRDefault="004C08BD" w14:paraId="43E4BE87" w14:textId="77777777">
            <w:pPr>
              <w:jc w:val="both"/>
              <w:rPr>
                <w:rFonts w:ascii="Times New Roman" w:hAnsi="Times New Roman" w:cs="Times New Roman"/>
                <w:b/>
                <w:bCs/>
              </w:rPr>
            </w:pPr>
          </w:p>
        </w:tc>
        <w:tc>
          <w:tcPr>
            <w:tcW w:w="504" w:type="dxa"/>
            <w:shd w:val="clear" w:color="auto" w:fill="F7CAAC" w:themeFill="accent2" w:themeFillTint="66"/>
          </w:tcPr>
          <w:p w:rsidR="004C08BD" w:rsidP="00EA511A" w:rsidRDefault="004C08BD" w14:paraId="396E23F3" w14:textId="77777777">
            <w:pPr>
              <w:jc w:val="both"/>
              <w:rPr>
                <w:rFonts w:ascii="Times New Roman" w:hAnsi="Times New Roman" w:cs="Times New Roman"/>
                <w:b/>
                <w:bCs/>
              </w:rPr>
            </w:pPr>
          </w:p>
        </w:tc>
        <w:tc>
          <w:tcPr>
            <w:tcW w:w="504" w:type="dxa"/>
            <w:shd w:val="clear" w:color="auto" w:fill="FFFFFF" w:themeFill="background1"/>
          </w:tcPr>
          <w:p w:rsidR="004C08BD" w:rsidP="00EA511A" w:rsidRDefault="004C08BD" w14:paraId="5165F220" w14:textId="77777777">
            <w:pPr>
              <w:jc w:val="both"/>
              <w:rPr>
                <w:rFonts w:ascii="Times New Roman" w:hAnsi="Times New Roman" w:cs="Times New Roman"/>
                <w:b/>
                <w:bCs/>
              </w:rPr>
            </w:pPr>
          </w:p>
        </w:tc>
        <w:tc>
          <w:tcPr>
            <w:tcW w:w="504" w:type="dxa"/>
            <w:shd w:val="clear" w:color="auto" w:fill="FFFFFF" w:themeFill="background1"/>
          </w:tcPr>
          <w:p w:rsidR="004C08BD" w:rsidP="00EA511A" w:rsidRDefault="004C08BD" w14:paraId="4F068F17" w14:textId="77777777">
            <w:pPr>
              <w:jc w:val="both"/>
              <w:rPr>
                <w:rFonts w:ascii="Times New Roman" w:hAnsi="Times New Roman" w:cs="Times New Roman"/>
                <w:b/>
                <w:bCs/>
              </w:rPr>
            </w:pPr>
          </w:p>
        </w:tc>
        <w:tc>
          <w:tcPr>
            <w:tcW w:w="504" w:type="dxa"/>
            <w:shd w:val="clear" w:color="auto" w:fill="FFFFFF" w:themeFill="background1"/>
          </w:tcPr>
          <w:p w:rsidR="004C08BD" w:rsidP="00EA511A" w:rsidRDefault="004C08BD" w14:paraId="49AC3A8C" w14:textId="77777777">
            <w:pPr>
              <w:jc w:val="both"/>
              <w:rPr>
                <w:rFonts w:ascii="Times New Roman" w:hAnsi="Times New Roman" w:cs="Times New Roman"/>
                <w:b/>
                <w:bCs/>
              </w:rPr>
            </w:pPr>
          </w:p>
        </w:tc>
      </w:tr>
      <w:tr w:rsidR="004C08BD" w:rsidTr="004C08BD" w14:paraId="17BEC004" w14:textId="77777777">
        <w:tc>
          <w:tcPr>
            <w:tcW w:w="2335" w:type="dxa"/>
            <w:shd w:val="clear" w:color="auto" w:fill="FFB0B2"/>
          </w:tcPr>
          <w:p w:rsidR="004C08BD" w:rsidP="00EA511A" w:rsidRDefault="004C08BD" w14:paraId="43FA6FE9" w14:textId="58CB60A3">
            <w:pPr>
              <w:jc w:val="both"/>
              <w:rPr>
                <w:rFonts w:ascii="Times New Roman" w:hAnsi="Times New Roman" w:cs="Times New Roman"/>
              </w:rPr>
            </w:pPr>
            <w:r>
              <w:rPr>
                <w:rFonts w:ascii="Times New Roman" w:hAnsi="Times New Roman" w:cs="Times New Roman"/>
              </w:rPr>
              <w:t>Aim 2</w:t>
            </w:r>
          </w:p>
        </w:tc>
        <w:tc>
          <w:tcPr>
            <w:tcW w:w="385" w:type="dxa"/>
            <w:shd w:val="clear" w:color="auto" w:fill="FFB0B2"/>
          </w:tcPr>
          <w:p w:rsidR="004C08BD" w:rsidP="00EA511A" w:rsidRDefault="004C08BD" w14:paraId="79A41B14" w14:textId="77777777">
            <w:pPr>
              <w:jc w:val="both"/>
              <w:rPr>
                <w:rFonts w:ascii="Times New Roman" w:hAnsi="Times New Roman" w:cs="Times New Roman"/>
                <w:b/>
                <w:bCs/>
              </w:rPr>
            </w:pPr>
          </w:p>
        </w:tc>
        <w:tc>
          <w:tcPr>
            <w:tcW w:w="504" w:type="dxa"/>
            <w:shd w:val="clear" w:color="auto" w:fill="FFB0B2"/>
          </w:tcPr>
          <w:p w:rsidR="004C08BD" w:rsidP="00EA511A" w:rsidRDefault="004C08BD" w14:paraId="27AFBB83" w14:textId="77777777">
            <w:pPr>
              <w:jc w:val="both"/>
              <w:rPr>
                <w:rFonts w:ascii="Times New Roman" w:hAnsi="Times New Roman" w:cs="Times New Roman"/>
                <w:b/>
                <w:bCs/>
              </w:rPr>
            </w:pPr>
          </w:p>
        </w:tc>
        <w:tc>
          <w:tcPr>
            <w:tcW w:w="504" w:type="dxa"/>
            <w:shd w:val="clear" w:color="auto" w:fill="FFB0B2"/>
          </w:tcPr>
          <w:p w:rsidR="004C08BD" w:rsidP="00EA511A" w:rsidRDefault="004C08BD" w14:paraId="1BB96423" w14:textId="77777777">
            <w:pPr>
              <w:jc w:val="both"/>
              <w:rPr>
                <w:rFonts w:ascii="Times New Roman" w:hAnsi="Times New Roman" w:cs="Times New Roman"/>
                <w:b/>
                <w:bCs/>
              </w:rPr>
            </w:pPr>
          </w:p>
        </w:tc>
        <w:tc>
          <w:tcPr>
            <w:tcW w:w="504" w:type="dxa"/>
            <w:shd w:val="clear" w:color="auto" w:fill="FFB0B2"/>
          </w:tcPr>
          <w:p w:rsidR="004C08BD" w:rsidP="00EA511A" w:rsidRDefault="004C08BD" w14:paraId="32435A7F" w14:textId="77777777">
            <w:pPr>
              <w:jc w:val="both"/>
              <w:rPr>
                <w:rFonts w:ascii="Times New Roman" w:hAnsi="Times New Roman" w:cs="Times New Roman"/>
                <w:b/>
                <w:bCs/>
              </w:rPr>
            </w:pPr>
          </w:p>
        </w:tc>
        <w:tc>
          <w:tcPr>
            <w:tcW w:w="504" w:type="dxa"/>
            <w:shd w:val="clear" w:color="auto" w:fill="FFB0B2"/>
          </w:tcPr>
          <w:p w:rsidR="004C08BD" w:rsidP="00EA511A" w:rsidRDefault="004C08BD" w14:paraId="5CF3946D" w14:textId="77777777">
            <w:pPr>
              <w:jc w:val="both"/>
              <w:rPr>
                <w:rFonts w:ascii="Times New Roman" w:hAnsi="Times New Roman" w:cs="Times New Roman"/>
                <w:b/>
                <w:bCs/>
              </w:rPr>
            </w:pPr>
          </w:p>
        </w:tc>
        <w:tc>
          <w:tcPr>
            <w:tcW w:w="504" w:type="dxa"/>
            <w:shd w:val="clear" w:color="auto" w:fill="FFB0B2"/>
          </w:tcPr>
          <w:p w:rsidR="004C08BD" w:rsidP="00EA511A" w:rsidRDefault="004C08BD" w14:paraId="0791EEB8" w14:textId="77777777">
            <w:pPr>
              <w:jc w:val="both"/>
              <w:rPr>
                <w:rFonts w:ascii="Times New Roman" w:hAnsi="Times New Roman" w:cs="Times New Roman"/>
                <w:b/>
                <w:bCs/>
              </w:rPr>
            </w:pPr>
          </w:p>
        </w:tc>
        <w:tc>
          <w:tcPr>
            <w:tcW w:w="504" w:type="dxa"/>
            <w:shd w:val="clear" w:color="auto" w:fill="FFB0B2"/>
          </w:tcPr>
          <w:p w:rsidR="004C08BD" w:rsidP="00EA511A" w:rsidRDefault="004C08BD" w14:paraId="047FC983" w14:textId="77777777">
            <w:pPr>
              <w:jc w:val="both"/>
              <w:rPr>
                <w:rFonts w:ascii="Times New Roman" w:hAnsi="Times New Roman" w:cs="Times New Roman"/>
                <w:b/>
                <w:bCs/>
              </w:rPr>
            </w:pPr>
          </w:p>
        </w:tc>
        <w:tc>
          <w:tcPr>
            <w:tcW w:w="504" w:type="dxa"/>
            <w:shd w:val="clear" w:color="auto" w:fill="FFFFFF" w:themeFill="background1"/>
          </w:tcPr>
          <w:p w:rsidR="004C08BD" w:rsidP="00EA511A" w:rsidRDefault="004C08BD" w14:paraId="356250B3" w14:textId="77777777">
            <w:pPr>
              <w:jc w:val="both"/>
              <w:rPr>
                <w:rFonts w:ascii="Times New Roman" w:hAnsi="Times New Roman" w:cs="Times New Roman"/>
                <w:b/>
                <w:bCs/>
              </w:rPr>
            </w:pPr>
          </w:p>
        </w:tc>
      </w:tr>
      <w:tr w:rsidR="004C08BD" w:rsidTr="004C08BD" w14:paraId="33C8590F" w14:textId="77777777">
        <w:tc>
          <w:tcPr>
            <w:tcW w:w="2335" w:type="dxa"/>
            <w:shd w:val="clear" w:color="auto" w:fill="FFF2CC" w:themeFill="accent4" w:themeFillTint="33"/>
          </w:tcPr>
          <w:p w:rsidRPr="000A41E3" w:rsidR="004C08BD" w:rsidP="00EA511A" w:rsidRDefault="004C08BD" w14:paraId="0BD91CE4" w14:textId="39328AA3">
            <w:pPr>
              <w:jc w:val="both"/>
              <w:rPr>
                <w:rFonts w:ascii="Times New Roman" w:hAnsi="Times New Roman" w:cs="Times New Roman"/>
              </w:rPr>
            </w:pPr>
            <w:r>
              <w:rPr>
                <w:rFonts w:ascii="Times New Roman" w:hAnsi="Times New Roman" w:cs="Times New Roman"/>
              </w:rPr>
              <w:t>Aim 3</w:t>
            </w:r>
          </w:p>
        </w:tc>
        <w:tc>
          <w:tcPr>
            <w:tcW w:w="385" w:type="dxa"/>
          </w:tcPr>
          <w:p w:rsidR="004C08BD" w:rsidP="00EA511A" w:rsidRDefault="004C08BD" w14:paraId="23361C97" w14:textId="77777777">
            <w:pPr>
              <w:jc w:val="both"/>
              <w:rPr>
                <w:rFonts w:ascii="Times New Roman" w:hAnsi="Times New Roman" w:cs="Times New Roman"/>
                <w:b/>
                <w:bCs/>
              </w:rPr>
            </w:pPr>
          </w:p>
        </w:tc>
        <w:tc>
          <w:tcPr>
            <w:tcW w:w="504" w:type="dxa"/>
            <w:shd w:val="clear" w:color="auto" w:fill="FFFFFF" w:themeFill="background1"/>
          </w:tcPr>
          <w:p w:rsidR="004C08BD" w:rsidP="00EA511A" w:rsidRDefault="004C08BD" w14:paraId="6DF38473" w14:textId="77777777">
            <w:pPr>
              <w:jc w:val="both"/>
              <w:rPr>
                <w:rFonts w:ascii="Times New Roman" w:hAnsi="Times New Roman" w:cs="Times New Roman"/>
                <w:b/>
                <w:bCs/>
              </w:rPr>
            </w:pPr>
          </w:p>
        </w:tc>
        <w:tc>
          <w:tcPr>
            <w:tcW w:w="504" w:type="dxa"/>
            <w:shd w:val="clear" w:color="auto" w:fill="FFFFFF" w:themeFill="background1"/>
          </w:tcPr>
          <w:p w:rsidR="004C08BD" w:rsidP="00EA511A" w:rsidRDefault="004C08BD" w14:paraId="322D2770" w14:textId="77777777">
            <w:pPr>
              <w:jc w:val="both"/>
              <w:rPr>
                <w:rFonts w:ascii="Times New Roman" w:hAnsi="Times New Roman" w:cs="Times New Roman"/>
                <w:b/>
                <w:bCs/>
              </w:rPr>
            </w:pPr>
          </w:p>
        </w:tc>
        <w:tc>
          <w:tcPr>
            <w:tcW w:w="504" w:type="dxa"/>
            <w:shd w:val="clear" w:color="auto" w:fill="FFFFFF" w:themeFill="background1"/>
          </w:tcPr>
          <w:p w:rsidR="004C08BD" w:rsidP="00EA511A" w:rsidRDefault="004C08BD" w14:paraId="094ED0AD" w14:textId="77777777">
            <w:pPr>
              <w:jc w:val="both"/>
              <w:rPr>
                <w:rFonts w:ascii="Times New Roman" w:hAnsi="Times New Roman" w:cs="Times New Roman"/>
                <w:b/>
                <w:bCs/>
              </w:rPr>
            </w:pPr>
          </w:p>
        </w:tc>
        <w:tc>
          <w:tcPr>
            <w:tcW w:w="504" w:type="dxa"/>
            <w:shd w:val="clear" w:color="auto" w:fill="FFF2CC" w:themeFill="accent4" w:themeFillTint="33"/>
          </w:tcPr>
          <w:p w:rsidR="004C08BD" w:rsidP="00EA511A" w:rsidRDefault="004C08BD" w14:paraId="2FA84049" w14:textId="77777777">
            <w:pPr>
              <w:jc w:val="both"/>
              <w:rPr>
                <w:rFonts w:ascii="Times New Roman" w:hAnsi="Times New Roman" w:cs="Times New Roman"/>
                <w:b/>
                <w:bCs/>
              </w:rPr>
            </w:pPr>
          </w:p>
        </w:tc>
        <w:tc>
          <w:tcPr>
            <w:tcW w:w="504" w:type="dxa"/>
            <w:shd w:val="clear" w:color="auto" w:fill="FFF2CC" w:themeFill="accent4" w:themeFillTint="33"/>
          </w:tcPr>
          <w:p w:rsidR="004C08BD" w:rsidP="00EA511A" w:rsidRDefault="004C08BD" w14:paraId="64B6F647" w14:textId="77777777">
            <w:pPr>
              <w:jc w:val="both"/>
              <w:rPr>
                <w:rFonts w:ascii="Times New Roman" w:hAnsi="Times New Roman" w:cs="Times New Roman"/>
                <w:b/>
                <w:bCs/>
              </w:rPr>
            </w:pPr>
          </w:p>
        </w:tc>
        <w:tc>
          <w:tcPr>
            <w:tcW w:w="504" w:type="dxa"/>
            <w:shd w:val="clear" w:color="auto" w:fill="FFF2CC" w:themeFill="accent4" w:themeFillTint="33"/>
          </w:tcPr>
          <w:p w:rsidR="004C08BD" w:rsidP="00EA511A" w:rsidRDefault="004C08BD" w14:paraId="5A12DFC0" w14:textId="77777777">
            <w:pPr>
              <w:jc w:val="both"/>
              <w:rPr>
                <w:rFonts w:ascii="Times New Roman" w:hAnsi="Times New Roman" w:cs="Times New Roman"/>
                <w:b/>
                <w:bCs/>
              </w:rPr>
            </w:pPr>
          </w:p>
        </w:tc>
        <w:tc>
          <w:tcPr>
            <w:tcW w:w="504" w:type="dxa"/>
            <w:shd w:val="clear" w:color="auto" w:fill="FFF2CC" w:themeFill="accent4" w:themeFillTint="33"/>
          </w:tcPr>
          <w:p w:rsidR="004C08BD" w:rsidP="00EA511A" w:rsidRDefault="004C08BD" w14:paraId="211EC06A" w14:textId="77777777">
            <w:pPr>
              <w:jc w:val="both"/>
              <w:rPr>
                <w:rFonts w:ascii="Times New Roman" w:hAnsi="Times New Roman" w:cs="Times New Roman"/>
                <w:b/>
                <w:bCs/>
              </w:rPr>
            </w:pPr>
          </w:p>
        </w:tc>
      </w:tr>
      <w:tr w:rsidR="004C08BD" w:rsidTr="004C08BD" w14:paraId="46332C05" w14:textId="77777777">
        <w:tc>
          <w:tcPr>
            <w:tcW w:w="2335" w:type="dxa"/>
            <w:shd w:val="clear" w:color="auto" w:fill="F9B9E2"/>
          </w:tcPr>
          <w:p w:rsidRPr="000A41E3" w:rsidR="004C08BD" w:rsidP="00EA511A" w:rsidRDefault="004C08BD" w14:paraId="280D50EB" w14:textId="39E68616">
            <w:pPr>
              <w:jc w:val="both"/>
              <w:rPr>
                <w:rFonts w:ascii="Times New Roman" w:hAnsi="Times New Roman" w:cs="Times New Roman"/>
              </w:rPr>
            </w:pPr>
            <w:r>
              <w:rPr>
                <w:rFonts w:ascii="Times New Roman" w:hAnsi="Times New Roman" w:cs="Times New Roman"/>
              </w:rPr>
              <w:t>Manuscript Preparation</w:t>
            </w:r>
          </w:p>
        </w:tc>
        <w:tc>
          <w:tcPr>
            <w:tcW w:w="385" w:type="dxa"/>
          </w:tcPr>
          <w:p w:rsidR="004C08BD" w:rsidP="00EA511A" w:rsidRDefault="004C08BD" w14:paraId="21E61141" w14:textId="77777777">
            <w:pPr>
              <w:jc w:val="both"/>
              <w:rPr>
                <w:rFonts w:ascii="Times New Roman" w:hAnsi="Times New Roman" w:cs="Times New Roman"/>
                <w:b/>
                <w:bCs/>
              </w:rPr>
            </w:pPr>
          </w:p>
        </w:tc>
        <w:tc>
          <w:tcPr>
            <w:tcW w:w="504" w:type="dxa"/>
            <w:shd w:val="clear" w:color="auto" w:fill="FFFFFF" w:themeFill="background1"/>
          </w:tcPr>
          <w:p w:rsidR="004C08BD" w:rsidP="00EA511A" w:rsidRDefault="004C08BD" w14:paraId="1230A1D7" w14:textId="77777777">
            <w:pPr>
              <w:jc w:val="both"/>
              <w:rPr>
                <w:rFonts w:ascii="Times New Roman" w:hAnsi="Times New Roman" w:cs="Times New Roman"/>
                <w:b/>
                <w:bCs/>
              </w:rPr>
            </w:pPr>
          </w:p>
        </w:tc>
        <w:tc>
          <w:tcPr>
            <w:tcW w:w="504" w:type="dxa"/>
            <w:shd w:val="clear" w:color="auto" w:fill="FFFFFF" w:themeFill="background1"/>
          </w:tcPr>
          <w:p w:rsidR="004C08BD" w:rsidP="00EA511A" w:rsidRDefault="004C08BD" w14:paraId="6EBD638F" w14:textId="77777777">
            <w:pPr>
              <w:jc w:val="both"/>
              <w:rPr>
                <w:rFonts w:ascii="Times New Roman" w:hAnsi="Times New Roman" w:cs="Times New Roman"/>
                <w:b/>
                <w:bCs/>
              </w:rPr>
            </w:pPr>
          </w:p>
        </w:tc>
        <w:tc>
          <w:tcPr>
            <w:tcW w:w="504" w:type="dxa"/>
            <w:shd w:val="clear" w:color="auto" w:fill="F9B9E2"/>
          </w:tcPr>
          <w:p w:rsidR="004C08BD" w:rsidP="00EA511A" w:rsidRDefault="004C08BD" w14:paraId="72A15676" w14:textId="77777777">
            <w:pPr>
              <w:jc w:val="both"/>
              <w:rPr>
                <w:rFonts w:ascii="Times New Roman" w:hAnsi="Times New Roman" w:cs="Times New Roman"/>
                <w:b/>
                <w:bCs/>
              </w:rPr>
            </w:pPr>
          </w:p>
        </w:tc>
        <w:tc>
          <w:tcPr>
            <w:tcW w:w="504" w:type="dxa"/>
            <w:shd w:val="clear" w:color="auto" w:fill="F9B9E2"/>
          </w:tcPr>
          <w:p w:rsidR="004C08BD" w:rsidP="00EA511A" w:rsidRDefault="004C08BD" w14:paraId="327EF444" w14:textId="77777777">
            <w:pPr>
              <w:jc w:val="both"/>
              <w:rPr>
                <w:rFonts w:ascii="Times New Roman" w:hAnsi="Times New Roman" w:cs="Times New Roman"/>
                <w:b/>
                <w:bCs/>
              </w:rPr>
            </w:pPr>
          </w:p>
        </w:tc>
        <w:tc>
          <w:tcPr>
            <w:tcW w:w="504" w:type="dxa"/>
            <w:shd w:val="clear" w:color="auto" w:fill="FFFFFF" w:themeFill="background1"/>
          </w:tcPr>
          <w:p w:rsidR="004C08BD" w:rsidP="00EA511A" w:rsidRDefault="004C08BD" w14:paraId="4B6D90DF" w14:textId="77777777">
            <w:pPr>
              <w:jc w:val="both"/>
              <w:rPr>
                <w:rFonts w:ascii="Times New Roman" w:hAnsi="Times New Roman" w:cs="Times New Roman"/>
                <w:b/>
                <w:bCs/>
              </w:rPr>
            </w:pPr>
          </w:p>
        </w:tc>
        <w:tc>
          <w:tcPr>
            <w:tcW w:w="504" w:type="dxa"/>
            <w:shd w:val="clear" w:color="auto" w:fill="F9B9E2"/>
          </w:tcPr>
          <w:p w:rsidR="004C08BD" w:rsidP="00EA511A" w:rsidRDefault="004C08BD" w14:paraId="455B8F62" w14:textId="77777777">
            <w:pPr>
              <w:jc w:val="both"/>
              <w:rPr>
                <w:rFonts w:ascii="Times New Roman" w:hAnsi="Times New Roman" w:cs="Times New Roman"/>
                <w:b/>
                <w:bCs/>
              </w:rPr>
            </w:pPr>
          </w:p>
        </w:tc>
        <w:tc>
          <w:tcPr>
            <w:tcW w:w="504" w:type="dxa"/>
            <w:shd w:val="clear" w:color="auto" w:fill="F9B9E2"/>
          </w:tcPr>
          <w:p w:rsidR="004C08BD" w:rsidP="00EA511A" w:rsidRDefault="004C08BD" w14:paraId="64986A4E" w14:textId="77777777">
            <w:pPr>
              <w:jc w:val="both"/>
              <w:rPr>
                <w:rFonts w:ascii="Times New Roman" w:hAnsi="Times New Roman" w:cs="Times New Roman"/>
                <w:b/>
                <w:bCs/>
              </w:rPr>
            </w:pPr>
          </w:p>
        </w:tc>
      </w:tr>
      <w:tr w:rsidR="004C08BD" w:rsidTr="004C08BD" w14:paraId="683B2DDE" w14:textId="77777777">
        <w:tc>
          <w:tcPr>
            <w:tcW w:w="2335" w:type="dxa"/>
            <w:shd w:val="clear" w:color="auto" w:fill="E2EFD9" w:themeFill="accent6" w:themeFillTint="33"/>
          </w:tcPr>
          <w:p w:rsidR="004C08BD" w:rsidP="00EA511A" w:rsidRDefault="004C08BD" w14:paraId="2DD9E2B0" w14:textId="2C5E287A">
            <w:pPr>
              <w:jc w:val="both"/>
              <w:rPr>
                <w:rFonts w:ascii="Times New Roman" w:hAnsi="Times New Roman" w:cs="Times New Roman"/>
              </w:rPr>
            </w:pPr>
            <w:r>
              <w:rPr>
                <w:rFonts w:ascii="Times New Roman" w:hAnsi="Times New Roman" w:cs="Times New Roman"/>
              </w:rPr>
              <w:t>Proposal Preparation</w:t>
            </w:r>
          </w:p>
        </w:tc>
        <w:tc>
          <w:tcPr>
            <w:tcW w:w="385" w:type="dxa"/>
          </w:tcPr>
          <w:p w:rsidR="004C08BD" w:rsidP="00EA511A" w:rsidRDefault="004C08BD" w14:paraId="1ADA49AA" w14:textId="77777777">
            <w:pPr>
              <w:jc w:val="both"/>
              <w:rPr>
                <w:rFonts w:ascii="Times New Roman" w:hAnsi="Times New Roman" w:cs="Times New Roman"/>
                <w:b/>
                <w:bCs/>
              </w:rPr>
            </w:pPr>
          </w:p>
        </w:tc>
        <w:tc>
          <w:tcPr>
            <w:tcW w:w="504" w:type="dxa"/>
            <w:shd w:val="clear" w:color="auto" w:fill="E2EFD9" w:themeFill="accent6" w:themeFillTint="33"/>
          </w:tcPr>
          <w:p w:rsidR="004C08BD" w:rsidP="00EA511A" w:rsidRDefault="004C08BD" w14:paraId="4348BC6D" w14:textId="77777777">
            <w:pPr>
              <w:jc w:val="both"/>
              <w:rPr>
                <w:rFonts w:ascii="Times New Roman" w:hAnsi="Times New Roman" w:cs="Times New Roman"/>
                <w:b/>
                <w:bCs/>
              </w:rPr>
            </w:pPr>
          </w:p>
        </w:tc>
        <w:tc>
          <w:tcPr>
            <w:tcW w:w="504" w:type="dxa"/>
          </w:tcPr>
          <w:p w:rsidR="004C08BD" w:rsidP="00EA511A" w:rsidRDefault="004C08BD" w14:paraId="587167E1" w14:textId="77777777">
            <w:pPr>
              <w:jc w:val="both"/>
              <w:rPr>
                <w:rFonts w:ascii="Times New Roman" w:hAnsi="Times New Roman" w:cs="Times New Roman"/>
                <w:b/>
                <w:bCs/>
              </w:rPr>
            </w:pPr>
          </w:p>
        </w:tc>
        <w:tc>
          <w:tcPr>
            <w:tcW w:w="504" w:type="dxa"/>
          </w:tcPr>
          <w:p w:rsidR="004C08BD" w:rsidP="00EA511A" w:rsidRDefault="004C08BD" w14:paraId="11AB0B1E" w14:textId="77777777">
            <w:pPr>
              <w:jc w:val="both"/>
              <w:rPr>
                <w:rFonts w:ascii="Times New Roman" w:hAnsi="Times New Roman" w:cs="Times New Roman"/>
                <w:b/>
                <w:bCs/>
              </w:rPr>
            </w:pPr>
          </w:p>
        </w:tc>
        <w:tc>
          <w:tcPr>
            <w:tcW w:w="504" w:type="dxa"/>
          </w:tcPr>
          <w:p w:rsidR="004C08BD" w:rsidP="00EA511A" w:rsidRDefault="004C08BD" w14:paraId="69D63259" w14:textId="77777777">
            <w:pPr>
              <w:jc w:val="both"/>
              <w:rPr>
                <w:rFonts w:ascii="Times New Roman" w:hAnsi="Times New Roman" w:cs="Times New Roman"/>
                <w:b/>
                <w:bCs/>
              </w:rPr>
            </w:pPr>
          </w:p>
        </w:tc>
        <w:tc>
          <w:tcPr>
            <w:tcW w:w="504" w:type="dxa"/>
          </w:tcPr>
          <w:p w:rsidR="004C08BD" w:rsidP="00EA511A" w:rsidRDefault="004C08BD" w14:paraId="59565FDD" w14:textId="77777777">
            <w:pPr>
              <w:jc w:val="both"/>
              <w:rPr>
                <w:rFonts w:ascii="Times New Roman" w:hAnsi="Times New Roman" w:cs="Times New Roman"/>
                <w:b/>
                <w:bCs/>
              </w:rPr>
            </w:pPr>
          </w:p>
        </w:tc>
        <w:tc>
          <w:tcPr>
            <w:tcW w:w="504" w:type="dxa"/>
            <w:shd w:val="clear" w:color="auto" w:fill="E2EFD9" w:themeFill="accent6" w:themeFillTint="33"/>
          </w:tcPr>
          <w:p w:rsidR="004C08BD" w:rsidP="00EA511A" w:rsidRDefault="004C08BD" w14:paraId="61A891D3" w14:textId="77777777">
            <w:pPr>
              <w:jc w:val="both"/>
              <w:rPr>
                <w:rFonts w:ascii="Times New Roman" w:hAnsi="Times New Roman" w:cs="Times New Roman"/>
                <w:b/>
                <w:bCs/>
              </w:rPr>
            </w:pPr>
          </w:p>
        </w:tc>
        <w:tc>
          <w:tcPr>
            <w:tcW w:w="504" w:type="dxa"/>
            <w:shd w:val="clear" w:color="auto" w:fill="E2EFD9" w:themeFill="accent6" w:themeFillTint="33"/>
          </w:tcPr>
          <w:p w:rsidR="004C08BD" w:rsidP="00EA511A" w:rsidRDefault="004C08BD" w14:paraId="1AEF451D" w14:textId="77777777">
            <w:pPr>
              <w:jc w:val="both"/>
              <w:rPr>
                <w:rFonts w:ascii="Times New Roman" w:hAnsi="Times New Roman" w:cs="Times New Roman"/>
                <w:b/>
                <w:bCs/>
              </w:rPr>
            </w:pPr>
          </w:p>
        </w:tc>
      </w:tr>
    </w:tbl>
    <w:p w:rsidR="008A651A" w:rsidP="00EA511A" w:rsidRDefault="008A651A" w14:paraId="7A94B394" w14:textId="1327E04B">
      <w:pPr>
        <w:pStyle w:val="ListParagraph"/>
        <w:numPr>
          <w:ilvl w:val="0"/>
          <w:numId w:val="23"/>
        </w:numPr>
        <w:spacing w:before="60" w:after="0" w:line="240" w:lineRule="auto"/>
        <w:ind w:left="720"/>
        <w:jc w:val="both"/>
        <w:rPr>
          <w:rFonts w:ascii="Times New Roman" w:hAnsi="Times New Roman" w:cs="Times New Roman"/>
          <w:b/>
          <w:bCs/>
        </w:rPr>
      </w:pPr>
      <w:r>
        <w:rPr>
          <w:rFonts w:ascii="Times New Roman" w:hAnsi="Times New Roman" w:cs="Times New Roman"/>
          <w:b/>
          <w:bCs/>
        </w:rPr>
        <w:t>Study Team</w:t>
      </w:r>
    </w:p>
    <w:p w:rsidRPr="00127CDD" w:rsidR="008A651A" w:rsidP="00EA511A" w:rsidRDefault="009F24E1" w14:paraId="569C2A16" w14:textId="262D7C38">
      <w:pPr>
        <w:jc w:val="both"/>
        <w:rPr>
          <w:rFonts w:ascii="Times New Roman" w:hAnsi="Times New Roman" w:cs="Times New Roman"/>
        </w:rPr>
      </w:pPr>
      <w:r w:rsidRPr="500407E8" w:rsidR="5872392A">
        <w:rPr>
          <w:rFonts w:ascii="Times New Roman" w:hAnsi="Times New Roman" w:cs="Times New Roman"/>
          <w:b w:val="1"/>
          <w:bCs w:val="1"/>
        </w:rPr>
        <w:t>Christopher R. Dillon</w:t>
      </w:r>
      <w:r w:rsidRPr="500407E8" w:rsidR="5872392A">
        <w:rPr>
          <w:rFonts w:ascii="Times New Roman" w:hAnsi="Times New Roman" w:cs="Times New Roman"/>
        </w:rPr>
        <w:t xml:space="preserve"> is a mechanical and biomedical engineer with a decade of experience in </w:t>
      </w:r>
      <w:r w:rsidRPr="500407E8" w:rsidR="7E77EF74">
        <w:rPr>
          <w:rFonts w:ascii="Times New Roman" w:hAnsi="Times New Roman" w:cs="Times New Roman"/>
        </w:rPr>
        <w:t xml:space="preserve">acoustic and </w:t>
      </w:r>
      <w:r w:rsidRPr="500407E8" w:rsidR="5872392A">
        <w:rPr>
          <w:rFonts w:ascii="Times New Roman" w:hAnsi="Times New Roman" w:cs="Times New Roman"/>
        </w:rPr>
        <w:t xml:space="preserve">biothermal modeling of </w:t>
      </w:r>
      <w:proofErr w:type="spellStart"/>
      <w:r w:rsidRPr="500407E8" w:rsidR="5872392A">
        <w:rPr>
          <w:rFonts w:ascii="Times New Roman" w:hAnsi="Times New Roman" w:cs="Times New Roman"/>
        </w:rPr>
        <w:t>MRgFUS</w:t>
      </w:r>
      <w:proofErr w:type="spellEnd"/>
      <w:r w:rsidRPr="500407E8" w:rsidR="5872392A">
        <w:rPr>
          <w:rFonts w:ascii="Times New Roman" w:hAnsi="Times New Roman" w:cs="Times New Roman"/>
        </w:rPr>
        <w:t xml:space="preserve"> therapies.  He will oversee </w:t>
      </w:r>
      <w:r w:rsidRPr="500407E8" w:rsidR="7E77EF74">
        <w:rPr>
          <w:rFonts w:ascii="Times New Roman" w:hAnsi="Times New Roman" w:cs="Times New Roman"/>
        </w:rPr>
        <w:t>the project generally, coordinat</w:t>
      </w:r>
      <w:r w:rsidRPr="500407E8" w:rsidR="3F73ED68">
        <w:rPr>
          <w:rFonts w:ascii="Times New Roman" w:hAnsi="Times New Roman" w:cs="Times New Roman"/>
        </w:rPr>
        <w:t>e</w:t>
      </w:r>
      <w:r w:rsidRPr="500407E8" w:rsidR="7E77EF74">
        <w:rPr>
          <w:rFonts w:ascii="Times New Roman" w:hAnsi="Times New Roman" w:cs="Times New Roman"/>
        </w:rPr>
        <w:t xml:space="preserve"> between co-investigators at BYU and collaborators at the University of Utah, and mentor students for Aim 1. </w:t>
      </w:r>
      <w:r w:rsidRPr="500407E8" w:rsidR="13B7B1E6">
        <w:rPr>
          <w:rFonts w:ascii="Times New Roman" w:hAnsi="Times New Roman" w:cs="Times New Roman"/>
          <w:b w:val="1"/>
          <w:bCs w:val="1"/>
        </w:rPr>
        <w:t>Steven</w:t>
      </w:r>
      <w:r w:rsidRPr="500407E8" w:rsidR="16E8CF58">
        <w:rPr>
          <w:rFonts w:ascii="Times New Roman" w:hAnsi="Times New Roman" w:cs="Times New Roman"/>
          <w:b w:val="1"/>
          <w:bCs w:val="1"/>
        </w:rPr>
        <w:t xml:space="preserve"> P.</w:t>
      </w:r>
      <w:r w:rsidRPr="500407E8" w:rsidR="13B7B1E6">
        <w:rPr>
          <w:rFonts w:ascii="Times New Roman" w:hAnsi="Times New Roman" w:cs="Times New Roman"/>
          <w:b w:val="1"/>
          <w:bCs w:val="1"/>
        </w:rPr>
        <w:t xml:space="preserve"> Allen</w:t>
      </w:r>
      <w:r w:rsidRPr="500407E8" w:rsidR="3D346767">
        <w:rPr>
          <w:rFonts w:ascii="Times New Roman" w:hAnsi="Times New Roman" w:cs="Times New Roman"/>
        </w:rPr>
        <w:t xml:space="preserve"> ha</w:t>
      </w:r>
      <w:r w:rsidRPr="500407E8" w:rsidR="3D346767">
        <w:rPr>
          <w:rFonts w:ascii="Times New Roman" w:hAnsi="Times New Roman" w:cs="Times New Roman"/>
        </w:rPr>
        <w:t>s</w:t>
      </w:r>
      <w:r w:rsidRPr="500407E8" w:rsidR="3D346767">
        <w:rPr>
          <w:rFonts w:ascii="Times New Roman" w:hAnsi="Times New Roman" w:cs="Times New Roman"/>
        </w:rPr>
        <w:t xml:space="preserve"> a decade</w:t>
      </w:r>
      <w:r w:rsidRPr="500407E8" w:rsidR="3D346767">
        <w:rPr>
          <w:rFonts w:ascii="Times New Roman" w:hAnsi="Times New Roman" w:cs="Times New Roman"/>
        </w:rPr>
        <w:t xml:space="preserve"> </w:t>
      </w:r>
      <w:r w:rsidRPr="500407E8" w:rsidR="3D346767">
        <w:rPr>
          <w:rFonts w:ascii="Times New Roman" w:hAnsi="Times New Roman" w:cs="Times New Roman"/>
        </w:rPr>
        <w:t>of experience using MRI to guide focused ultrasound surgeries, including MR sequence development</w:t>
      </w:r>
      <w:r w:rsidRPr="500407E8" w:rsidR="3D346767">
        <w:rPr>
          <w:rFonts w:ascii="Times New Roman" w:hAnsi="Times New Roman" w:cs="Times New Roman"/>
        </w:rPr>
        <w:t>,</w:t>
      </w:r>
      <w:r w:rsidRPr="500407E8" w:rsidR="3D346767">
        <w:rPr>
          <w:rFonts w:ascii="Times New Roman" w:hAnsi="Times New Roman" w:cs="Times New Roman"/>
        </w:rPr>
        <w:t xml:space="preserve"> image acquisition, and image </w:t>
      </w:r>
      <w:r w:rsidRPr="500407E8" w:rsidR="3D346767">
        <w:rPr>
          <w:rFonts w:ascii="Times New Roman" w:hAnsi="Times New Roman" w:cs="Times New Roman"/>
        </w:rPr>
        <w:t>r</w:t>
      </w:r>
      <w:r w:rsidRPr="500407E8" w:rsidR="3D346767">
        <w:rPr>
          <w:rFonts w:ascii="Times New Roman" w:hAnsi="Times New Roman" w:cs="Times New Roman"/>
        </w:rPr>
        <w:t>econstruction.</w:t>
      </w:r>
      <w:r w:rsidRPr="500407E8" w:rsidR="3D346767">
        <w:rPr>
          <w:rFonts w:ascii="Times New Roman" w:hAnsi="Times New Roman" w:cs="Times New Roman"/>
        </w:rPr>
        <w:t xml:space="preserve"> </w:t>
      </w:r>
      <w:r w:rsidRPr="500407E8" w:rsidR="16E8CF58">
        <w:rPr>
          <w:rFonts w:ascii="Times New Roman" w:hAnsi="Times New Roman" w:cs="Times New Roman"/>
        </w:rPr>
        <w:t>In this study, h</w:t>
      </w:r>
      <w:r w:rsidRPr="500407E8" w:rsidR="3D346767">
        <w:rPr>
          <w:rFonts w:ascii="Times New Roman" w:hAnsi="Times New Roman" w:cs="Times New Roman"/>
        </w:rPr>
        <w:t xml:space="preserve">e will </w:t>
      </w:r>
      <w:r w:rsidRPr="500407E8" w:rsidR="16E8CF58">
        <w:rPr>
          <w:rFonts w:ascii="Times New Roman" w:hAnsi="Times New Roman" w:cs="Times New Roman"/>
        </w:rPr>
        <w:t>guide students in recruiting subjects and acquiring data at the BYU MRI Research Facility.</w:t>
      </w:r>
      <w:r w:rsidRPr="500407E8" w:rsidR="3D346767">
        <w:rPr>
          <w:rFonts w:ascii="Times New Roman" w:hAnsi="Times New Roman" w:cs="Times New Roman"/>
        </w:rPr>
        <w:t xml:space="preserve"> </w:t>
      </w:r>
      <w:r w:rsidRPr="500407E8" w:rsidR="3D346767">
        <w:rPr>
          <w:rFonts w:ascii="Times New Roman" w:hAnsi="Times New Roman" w:cs="Times New Roman"/>
        </w:rPr>
        <w:t xml:space="preserve"> </w:t>
      </w:r>
      <w:r w:rsidRPr="500407E8" w:rsidR="52D9CD95">
        <w:rPr>
          <w:rFonts w:ascii="Times New Roman" w:hAnsi="Times New Roman" w:cs="Times New Roman"/>
          <w:b w:val="1"/>
          <w:bCs w:val="1"/>
        </w:rPr>
        <w:t xml:space="preserve">David </w:t>
      </w:r>
      <w:ins w:author="David B Dahl" w:date="2023-02-19T04:46:41.552Z" w:id="377650350">
        <w:r w:rsidRPr="500407E8" w:rsidR="45536C00">
          <w:rPr>
            <w:rFonts w:ascii="Times New Roman" w:hAnsi="Times New Roman" w:cs="Times New Roman"/>
            <w:b w:val="1"/>
            <w:bCs w:val="1"/>
          </w:rPr>
          <w:t xml:space="preserve">B. </w:t>
        </w:r>
      </w:ins>
      <w:r w:rsidRPr="500407E8" w:rsidR="52D9CD95">
        <w:rPr>
          <w:rFonts w:ascii="Times New Roman" w:hAnsi="Times New Roman" w:cs="Times New Roman"/>
          <w:b w:val="1"/>
          <w:bCs w:val="1"/>
        </w:rPr>
        <w:t>Dahl</w:t>
      </w:r>
      <w:r w:rsidRPr="500407E8" w:rsidR="52D9CD95">
        <w:rPr>
          <w:rFonts w:ascii="Times New Roman" w:hAnsi="Times New Roman" w:cs="Times New Roman"/>
        </w:rPr>
        <w:t xml:space="preserve"> is a Bayesian statistician </w:t>
      </w:r>
      <w:r w:rsidRPr="500407E8" w:rsidR="52D9CD95">
        <w:rPr>
          <w:rFonts w:ascii="Times New Roman" w:hAnsi="Times New Roman" w:cs="Times New Roman"/>
        </w:rPr>
        <w:t xml:space="preserve">with extensive experience collaborating with scientists in the life sciences.  He will be responsible for the statistical </w:t>
      </w:r>
      <w:r w:rsidRPr="500407E8" w:rsidR="7E77EF74">
        <w:rPr>
          <w:rFonts w:ascii="Times New Roman" w:hAnsi="Times New Roman" w:cs="Times New Roman"/>
        </w:rPr>
        <w:t xml:space="preserve">uncertainty </w:t>
      </w:r>
      <w:r w:rsidRPr="500407E8" w:rsidR="52D9CD95">
        <w:rPr>
          <w:rFonts w:ascii="Times New Roman" w:hAnsi="Times New Roman" w:cs="Times New Roman"/>
        </w:rPr>
        <w:t xml:space="preserve">modeling in Aim 1 </w:t>
      </w:r>
      <w:r w:rsidRPr="500407E8" w:rsidR="3F73ED68">
        <w:rPr>
          <w:rFonts w:ascii="Times New Roman" w:hAnsi="Times New Roman" w:cs="Times New Roman"/>
        </w:rPr>
        <w:t>and</w:t>
      </w:r>
      <w:r w:rsidRPr="500407E8" w:rsidR="52D9CD95">
        <w:rPr>
          <w:rFonts w:ascii="Times New Roman" w:hAnsi="Times New Roman" w:cs="Times New Roman"/>
        </w:rPr>
        <w:t xml:space="preserve"> will also support the machine learning</w:t>
      </w:r>
      <w:r w:rsidRPr="500407E8" w:rsidR="7E77EF74">
        <w:rPr>
          <w:rFonts w:ascii="Times New Roman" w:hAnsi="Times New Roman" w:cs="Times New Roman"/>
        </w:rPr>
        <w:t xml:space="preserve"> assessment</w:t>
      </w:r>
      <w:r w:rsidRPr="500407E8" w:rsidR="52D9CD95">
        <w:rPr>
          <w:rFonts w:ascii="Times New Roman" w:hAnsi="Times New Roman" w:cs="Times New Roman"/>
        </w:rPr>
        <w:t xml:space="preserve"> in Aim 2 and quantitative analysis for Aim 3.</w:t>
      </w:r>
      <w:r w:rsidRPr="500407E8" w:rsidR="126DDF19">
        <w:rPr>
          <w:rFonts w:ascii="Times New Roman" w:hAnsi="Times New Roman" w:cs="Times New Roman"/>
        </w:rPr>
        <w:t xml:space="preserve">  </w:t>
      </w:r>
      <w:r w:rsidRPr="500407E8" w:rsidR="13B7B1E6">
        <w:rPr>
          <w:rFonts w:ascii="Times New Roman" w:hAnsi="Times New Roman" w:cs="Times New Roman"/>
          <w:b w:val="1"/>
          <w:bCs w:val="1"/>
        </w:rPr>
        <w:t xml:space="preserve">Porter Jenkins </w:t>
      </w:r>
      <w:r w:rsidRPr="500407E8" w:rsidR="13B7B1E6">
        <w:rPr>
          <w:rFonts w:ascii="Times New Roman" w:hAnsi="Times New Roman" w:cs="Times New Roman"/>
        </w:rPr>
        <w:t xml:space="preserve">is a computer scientist </w:t>
      </w:r>
      <w:r w:rsidRPr="500407E8" w:rsidR="0BDC9930">
        <w:rPr>
          <w:rFonts w:ascii="Times New Roman" w:hAnsi="Times New Roman" w:cs="Times New Roman"/>
        </w:rPr>
        <w:t>with expertise in</w:t>
      </w:r>
      <w:r w:rsidRPr="500407E8" w:rsidR="13B7B1E6">
        <w:rPr>
          <w:rFonts w:ascii="Times New Roman" w:hAnsi="Times New Roman" w:cs="Times New Roman"/>
        </w:rPr>
        <w:t xml:space="preserve"> 3D computer vision</w:t>
      </w:r>
      <w:r w:rsidRPr="500407E8" w:rsidR="0BDC9930">
        <w:rPr>
          <w:rFonts w:ascii="Times New Roman" w:hAnsi="Times New Roman" w:cs="Times New Roman"/>
        </w:rPr>
        <w:t xml:space="preserve"> and machine learning</w:t>
      </w:r>
      <w:r w:rsidRPr="500407E8" w:rsidR="13B7B1E6">
        <w:rPr>
          <w:rFonts w:ascii="Times New Roman" w:hAnsi="Times New Roman" w:cs="Times New Roman"/>
        </w:rPr>
        <w:t xml:space="preserve">. He will lead efforts </w:t>
      </w:r>
      <w:r w:rsidRPr="500407E8" w:rsidR="0BDC9930">
        <w:rPr>
          <w:rFonts w:ascii="Times New Roman" w:hAnsi="Times New Roman" w:cs="Times New Roman"/>
        </w:rPr>
        <w:t>to</w:t>
      </w:r>
      <w:r w:rsidRPr="500407E8" w:rsidR="13B7B1E6">
        <w:rPr>
          <w:rFonts w:ascii="Times New Roman" w:hAnsi="Times New Roman" w:cs="Times New Roman"/>
        </w:rPr>
        <w:t xml:space="preserve"> develop the </w:t>
      </w:r>
      <w:r w:rsidRPr="500407E8" w:rsidR="0BDC9930">
        <w:rPr>
          <w:rFonts w:ascii="Times New Roman" w:hAnsi="Times New Roman" w:cs="Times New Roman"/>
        </w:rPr>
        <w:t xml:space="preserve">library and </w:t>
      </w:r>
      <w:r w:rsidRPr="500407E8" w:rsidR="13B7B1E6">
        <w:rPr>
          <w:rFonts w:ascii="Times New Roman" w:hAnsi="Times New Roman" w:cs="Times New Roman"/>
        </w:rPr>
        <w:t xml:space="preserve">machine learning algorithms for tissue segmentation described in Aim 2. </w:t>
      </w:r>
      <w:r w:rsidRPr="500407E8" w:rsidR="126DDF19">
        <w:rPr>
          <w:rFonts w:ascii="Times New Roman" w:hAnsi="Times New Roman" w:cs="Times New Roman"/>
          <w:b w:val="1"/>
          <w:bCs w:val="1"/>
        </w:rPr>
        <w:t xml:space="preserve">Britt Berrett </w:t>
      </w:r>
      <w:r w:rsidRPr="500407E8" w:rsidR="7CF5627E">
        <w:rPr>
          <w:rFonts w:ascii="Times New Roman" w:hAnsi="Times New Roman" w:cs="Times New Roman"/>
          <w:color w:val="000000" w:themeColor="text1" w:themeTint="FF" w:themeShade="FF"/>
        </w:rPr>
        <w:t xml:space="preserve">is a healthcare executive with 25+ years in academic, for-profit, </w:t>
      </w:r>
      <w:r w:rsidRPr="500407E8" w:rsidR="7CF5627E">
        <w:rPr>
          <w:rFonts w:ascii="Times New Roman" w:hAnsi="Times New Roman" w:cs="Times New Roman"/>
          <w:color w:val="000000" w:themeColor="text1" w:themeTint="FF" w:themeShade="FF"/>
        </w:rPr>
        <w:t>not-for-profit</w:t>
      </w:r>
      <w:r w:rsidRPr="500407E8" w:rsidR="7CF5627E">
        <w:rPr>
          <w:rFonts w:ascii="Times New Roman" w:hAnsi="Times New Roman" w:cs="Times New Roman"/>
          <w:color w:val="000000" w:themeColor="text1" w:themeTint="FF" w:themeShade="FF"/>
        </w:rPr>
        <w:t xml:space="preserve"> and community-based hospitals and healthcare systems</w:t>
      </w:r>
      <w:r w:rsidRPr="500407E8" w:rsidR="126DDF19">
        <w:rPr>
          <w:rFonts w:ascii="Times New Roman" w:hAnsi="Times New Roman" w:cs="Times New Roman"/>
          <w:color w:val="000000" w:themeColor="text1" w:themeTint="FF" w:themeShade="FF"/>
        </w:rPr>
        <w:t xml:space="preserve"> </w:t>
      </w:r>
      <w:r w:rsidRPr="500407E8" w:rsidR="7CF5627E">
        <w:rPr>
          <w:rFonts w:ascii="Times New Roman" w:hAnsi="Times New Roman" w:cs="Times New Roman"/>
          <w:color w:val="000000" w:themeColor="text1" w:themeTint="FF" w:themeShade="FF"/>
        </w:rPr>
        <w:t>and</w:t>
      </w:r>
      <w:r w:rsidRPr="500407E8" w:rsidR="7CF5627E">
        <w:rPr>
          <w:rFonts w:ascii="Times New Roman" w:hAnsi="Times New Roman" w:cs="Times New Roman"/>
          <w:color w:val="000000" w:themeColor="text1" w:themeTint="FF" w:themeShade="FF"/>
        </w:rPr>
        <w:t xml:space="preserve"> </w:t>
      </w:r>
      <w:r w:rsidRPr="500407E8" w:rsidR="7CF5627E">
        <w:rPr>
          <w:rFonts w:ascii="Times New Roman" w:hAnsi="Times New Roman" w:cs="Times New Roman"/>
        </w:rPr>
        <w:t>experience</w:t>
      </w:r>
      <w:r w:rsidRPr="500407E8" w:rsidR="081EF6D5">
        <w:rPr>
          <w:rFonts w:ascii="Times New Roman" w:hAnsi="Times New Roman" w:cs="Times New Roman"/>
        </w:rPr>
        <w:t xml:space="preserve"> introducing new clinical innovations into non-academic environments</w:t>
      </w:r>
      <w:r w:rsidRPr="500407E8" w:rsidR="126DDF19">
        <w:rPr>
          <w:rFonts w:ascii="Times New Roman" w:hAnsi="Times New Roman" w:cs="Times New Roman"/>
        </w:rPr>
        <w:t>.  He will oversee efforts to understand the product-market fit in Aim 3.</w:t>
      </w:r>
      <w:r w:rsidRPr="500407E8" w:rsidR="13507C4D">
        <w:rPr>
          <w:rFonts w:ascii="Times New Roman" w:hAnsi="Times New Roman" w:cs="Times New Roman"/>
        </w:rPr>
        <w:t xml:space="preserve"> </w:t>
      </w:r>
      <w:r w:rsidRPr="500407E8" w:rsidR="13507C4D">
        <w:rPr>
          <w:rFonts w:ascii="Times New Roman" w:hAnsi="Times New Roman" w:cs="Times New Roman"/>
          <w:b w:val="1"/>
          <w:bCs w:val="1"/>
        </w:rPr>
        <w:t xml:space="preserve">Allison Payne </w:t>
      </w:r>
      <w:r w:rsidRPr="500407E8" w:rsidR="13507C4D">
        <w:rPr>
          <w:rFonts w:ascii="Times New Roman" w:hAnsi="Times New Roman" w:cs="Times New Roman"/>
        </w:rPr>
        <w:t xml:space="preserve">and her team will provide de-identified MRI data for analysis from clinical breast cancer </w:t>
      </w:r>
      <w:proofErr w:type="spellStart"/>
      <w:r w:rsidRPr="500407E8" w:rsidR="13507C4D">
        <w:rPr>
          <w:rFonts w:ascii="Times New Roman" w:hAnsi="Times New Roman" w:cs="Times New Roman"/>
        </w:rPr>
        <w:t>MRgFUS</w:t>
      </w:r>
      <w:proofErr w:type="spellEnd"/>
      <w:r w:rsidRPr="500407E8" w:rsidR="13507C4D">
        <w:rPr>
          <w:rFonts w:ascii="Times New Roman" w:hAnsi="Times New Roman" w:cs="Times New Roman"/>
        </w:rPr>
        <w:t xml:space="preserve"> treatments at the University of Utah.</w:t>
      </w:r>
      <w:r w:rsidRPr="500407E8" w:rsidR="7CF5627E">
        <w:rPr>
          <w:rFonts w:ascii="Times New Roman" w:hAnsi="Times New Roman" w:cs="Times New Roman"/>
        </w:rPr>
        <w:t xml:space="preserve">  They will provide feedback on how model-based treatment planning might be implemented clinically in Aim 3.</w:t>
      </w:r>
    </w:p>
    <w:p w:rsidRPr="007819EE" w:rsidR="005D67B6" w:rsidRDefault="005D67B6" w14:paraId="0ED3F0DA" w14:textId="77777777">
      <w:pPr>
        <w:rPr>
          <w:rFonts w:ascii="Times New Roman" w:hAnsi="Times New Roman" w:cs="Times New Roman"/>
          <w:b/>
          <w:bCs/>
        </w:rPr>
      </w:pPr>
      <w:r w:rsidRPr="007819EE">
        <w:rPr>
          <w:rFonts w:ascii="Times New Roman" w:hAnsi="Times New Roman" w:cs="Times New Roman"/>
          <w:b/>
          <w:bCs/>
        </w:rPr>
        <w:br w:type="page"/>
      </w:r>
    </w:p>
    <w:p w:rsidR="00032D0D" w:rsidP="008A651A" w:rsidRDefault="008A651A" w14:paraId="1AA840B3" w14:textId="06D0AEF0">
      <w:pPr>
        <w:spacing w:after="0" w:line="240" w:lineRule="auto"/>
        <w:rPr>
          <w:rFonts w:ascii="Times New Roman" w:hAnsi="Times New Roman" w:cs="Times New Roman"/>
          <w:b/>
          <w:bCs/>
        </w:rPr>
      </w:pPr>
      <w:r w:rsidRPr="00032D0D">
        <w:rPr>
          <w:rFonts w:ascii="Times New Roman" w:hAnsi="Times New Roman" w:cs="Times New Roman"/>
          <w:b/>
          <w:bCs/>
        </w:rPr>
        <w:lastRenderedPageBreak/>
        <w:t>References</w:t>
      </w:r>
    </w:p>
    <w:p w:rsidRPr="009A6120" w:rsidR="009A6120" w:rsidP="009A6120" w:rsidRDefault="003A6F47" w14:paraId="037D0CC9" w14:textId="77777777">
      <w:pPr>
        <w:pStyle w:val="Bibliography"/>
        <w:rPr>
          <w:rFonts w:ascii="Times New Roman" w:hAnsi="Times New Roman" w:cs="Times New Roman"/>
        </w:rPr>
      </w:pPr>
      <w:r>
        <w:rPr>
          <w:b/>
          <w:bCs/>
        </w:rPr>
        <w:fldChar w:fldCharType="begin"/>
      </w:r>
      <w:r w:rsidR="009A6120">
        <w:rPr>
          <w:b/>
          <w:bCs/>
        </w:rPr>
        <w:instrText xml:space="preserve"> ADDIN ZOTERO_BIBL {"uncited":[],"omitted":[],"custom":[]} CSL_BIBLIOGRAPHY </w:instrText>
      </w:r>
      <w:r>
        <w:rPr>
          <w:b/>
          <w:bCs/>
        </w:rPr>
        <w:fldChar w:fldCharType="separate"/>
      </w:r>
      <w:r w:rsidRPr="009A6120" w:rsidR="009A6120">
        <w:rPr>
          <w:rFonts w:ascii="Times New Roman" w:hAnsi="Times New Roman" w:cs="Times New Roman"/>
        </w:rPr>
        <w:t xml:space="preserve">1. </w:t>
      </w:r>
      <w:r w:rsidRPr="009A6120" w:rsidR="009A6120">
        <w:rPr>
          <w:rFonts w:ascii="Times New Roman" w:hAnsi="Times New Roman" w:cs="Times New Roman"/>
        </w:rPr>
        <w:tab/>
      </w:r>
      <w:r w:rsidRPr="009A6120" w:rsidR="009A6120">
        <w:rPr>
          <w:rFonts w:ascii="Times New Roman" w:hAnsi="Times New Roman" w:cs="Times New Roman"/>
        </w:rPr>
        <w:t>breastcancer.org [Internet]. Breast Cancer Facts and Statistics. 2023. Available from: https://www.breastcancer.org/facts-statistics</w:t>
      </w:r>
    </w:p>
    <w:p w:rsidRPr="009A6120" w:rsidR="009A6120" w:rsidP="009A6120" w:rsidRDefault="009A6120" w14:paraId="6F602221" w14:textId="77777777">
      <w:pPr>
        <w:pStyle w:val="Bibliography"/>
        <w:rPr>
          <w:rFonts w:ascii="Times New Roman" w:hAnsi="Times New Roman" w:cs="Times New Roman"/>
        </w:rPr>
      </w:pPr>
      <w:r w:rsidRPr="009A6120">
        <w:rPr>
          <w:rFonts w:ascii="Times New Roman" w:hAnsi="Times New Roman" w:cs="Times New Roman"/>
        </w:rPr>
        <w:t xml:space="preserve">2. </w:t>
      </w:r>
      <w:r w:rsidRPr="009A6120">
        <w:rPr>
          <w:rFonts w:ascii="Times New Roman" w:hAnsi="Times New Roman" w:cs="Times New Roman"/>
        </w:rPr>
        <w:tab/>
      </w:r>
      <w:r w:rsidRPr="009A6120">
        <w:rPr>
          <w:rFonts w:ascii="Times New Roman" w:hAnsi="Times New Roman" w:cs="Times New Roman"/>
        </w:rPr>
        <w:t xml:space="preserve">Carlsson M, </w:t>
      </w:r>
      <w:proofErr w:type="spellStart"/>
      <w:r w:rsidRPr="009A6120">
        <w:rPr>
          <w:rFonts w:ascii="Times New Roman" w:hAnsi="Times New Roman" w:cs="Times New Roman"/>
        </w:rPr>
        <w:t>Hamrin</w:t>
      </w:r>
      <w:proofErr w:type="spellEnd"/>
      <w:r w:rsidRPr="009A6120">
        <w:rPr>
          <w:rFonts w:ascii="Times New Roman" w:hAnsi="Times New Roman" w:cs="Times New Roman"/>
        </w:rPr>
        <w:t xml:space="preserve"> E. Psychological and psychosocial aspects of breast cancer and breast cancer treatment; A literature review. Cancer </w:t>
      </w:r>
      <w:proofErr w:type="spellStart"/>
      <w:r w:rsidRPr="009A6120">
        <w:rPr>
          <w:rFonts w:ascii="Times New Roman" w:hAnsi="Times New Roman" w:cs="Times New Roman"/>
        </w:rPr>
        <w:t>Nurs</w:t>
      </w:r>
      <w:proofErr w:type="spellEnd"/>
      <w:r w:rsidRPr="009A6120">
        <w:rPr>
          <w:rFonts w:ascii="Times New Roman" w:hAnsi="Times New Roman" w:cs="Times New Roman"/>
        </w:rPr>
        <w:t xml:space="preserve">. 1994 Oct;17(5):418. </w:t>
      </w:r>
    </w:p>
    <w:p w:rsidRPr="009A6120" w:rsidR="009A6120" w:rsidP="009A6120" w:rsidRDefault="009A6120" w14:paraId="560A4525" w14:textId="77777777">
      <w:pPr>
        <w:pStyle w:val="Bibliography"/>
        <w:rPr>
          <w:rFonts w:ascii="Times New Roman" w:hAnsi="Times New Roman" w:cs="Times New Roman"/>
        </w:rPr>
      </w:pPr>
      <w:r w:rsidRPr="009A6120">
        <w:rPr>
          <w:rFonts w:ascii="Times New Roman" w:hAnsi="Times New Roman" w:cs="Times New Roman"/>
        </w:rPr>
        <w:t xml:space="preserve">3. </w:t>
      </w:r>
      <w:r w:rsidRPr="009A6120">
        <w:rPr>
          <w:rFonts w:ascii="Times New Roman" w:hAnsi="Times New Roman" w:cs="Times New Roman"/>
        </w:rPr>
        <w:tab/>
      </w:r>
      <w:r w:rsidRPr="009A6120">
        <w:rPr>
          <w:rFonts w:ascii="Times New Roman" w:hAnsi="Times New Roman" w:cs="Times New Roman"/>
        </w:rPr>
        <w:t xml:space="preserve">Hanson Frost M, Suman VJ, </w:t>
      </w:r>
      <w:proofErr w:type="spellStart"/>
      <w:r w:rsidRPr="009A6120">
        <w:rPr>
          <w:rFonts w:ascii="Times New Roman" w:hAnsi="Times New Roman" w:cs="Times New Roman"/>
        </w:rPr>
        <w:t>Rummans</w:t>
      </w:r>
      <w:proofErr w:type="spellEnd"/>
      <w:r w:rsidRPr="009A6120">
        <w:rPr>
          <w:rFonts w:ascii="Times New Roman" w:hAnsi="Times New Roman" w:cs="Times New Roman"/>
        </w:rPr>
        <w:t xml:space="preserve"> TA, Dose AM, Taylor M, Novotny P, et al. Physical, </w:t>
      </w:r>
      <w:proofErr w:type="gramStart"/>
      <w:r w:rsidRPr="009A6120">
        <w:rPr>
          <w:rFonts w:ascii="Times New Roman" w:hAnsi="Times New Roman" w:cs="Times New Roman"/>
        </w:rPr>
        <w:t>psychological</w:t>
      </w:r>
      <w:proofErr w:type="gramEnd"/>
      <w:r w:rsidRPr="009A6120">
        <w:rPr>
          <w:rFonts w:ascii="Times New Roman" w:hAnsi="Times New Roman" w:cs="Times New Roman"/>
        </w:rPr>
        <w:t xml:space="preserve"> and social well-being of women with breast cancer: the influence of disease phase. </w:t>
      </w:r>
      <w:proofErr w:type="spellStart"/>
      <w:r w:rsidRPr="009A6120">
        <w:rPr>
          <w:rFonts w:ascii="Times New Roman" w:hAnsi="Times New Roman" w:cs="Times New Roman"/>
        </w:rPr>
        <w:t>Psychooncology</w:t>
      </w:r>
      <w:proofErr w:type="spellEnd"/>
      <w:r w:rsidRPr="009A6120">
        <w:rPr>
          <w:rFonts w:ascii="Times New Roman" w:hAnsi="Times New Roman" w:cs="Times New Roman"/>
        </w:rPr>
        <w:t xml:space="preserve">. 2000;9(3):221–31. </w:t>
      </w:r>
    </w:p>
    <w:p w:rsidRPr="009A6120" w:rsidR="009A6120" w:rsidP="009A6120" w:rsidRDefault="009A6120" w14:paraId="630B91B4" w14:textId="77777777">
      <w:pPr>
        <w:pStyle w:val="Bibliography"/>
        <w:rPr>
          <w:rFonts w:ascii="Times New Roman" w:hAnsi="Times New Roman" w:cs="Times New Roman"/>
        </w:rPr>
      </w:pPr>
      <w:r w:rsidRPr="009A6120">
        <w:rPr>
          <w:rFonts w:ascii="Times New Roman" w:hAnsi="Times New Roman" w:cs="Times New Roman"/>
        </w:rPr>
        <w:t xml:space="preserve">4. </w:t>
      </w:r>
      <w:r w:rsidRPr="009A6120">
        <w:rPr>
          <w:rFonts w:ascii="Times New Roman" w:hAnsi="Times New Roman" w:cs="Times New Roman"/>
        </w:rPr>
        <w:tab/>
      </w:r>
      <w:r w:rsidRPr="009A6120">
        <w:rPr>
          <w:rFonts w:ascii="Times New Roman" w:hAnsi="Times New Roman" w:cs="Times New Roman"/>
        </w:rPr>
        <w:t xml:space="preserve">Ganz PA. Psychological and social aspects of breast cancer. Oncology. 2008 May 1;22(6):642–642. </w:t>
      </w:r>
    </w:p>
    <w:p w:rsidRPr="009A6120" w:rsidR="009A6120" w:rsidP="009A6120" w:rsidRDefault="009A6120" w14:paraId="4DE18A7F" w14:textId="77777777">
      <w:pPr>
        <w:pStyle w:val="Bibliography"/>
        <w:rPr>
          <w:rFonts w:ascii="Times New Roman" w:hAnsi="Times New Roman" w:cs="Times New Roman"/>
        </w:rPr>
      </w:pPr>
      <w:r w:rsidRPr="009A6120">
        <w:rPr>
          <w:rFonts w:ascii="Times New Roman" w:hAnsi="Times New Roman" w:cs="Times New Roman"/>
        </w:rPr>
        <w:t xml:space="preserve">5. </w:t>
      </w:r>
      <w:r w:rsidRPr="009A6120">
        <w:rPr>
          <w:rFonts w:ascii="Times New Roman" w:hAnsi="Times New Roman" w:cs="Times New Roman"/>
        </w:rPr>
        <w:tab/>
      </w:r>
      <w:r w:rsidRPr="009A6120">
        <w:rPr>
          <w:rFonts w:ascii="Times New Roman" w:hAnsi="Times New Roman" w:cs="Times New Roman"/>
        </w:rPr>
        <w:t xml:space="preserve">Shapiro CL, </w:t>
      </w:r>
      <w:proofErr w:type="spellStart"/>
      <w:r w:rsidRPr="009A6120">
        <w:rPr>
          <w:rFonts w:ascii="Times New Roman" w:hAnsi="Times New Roman" w:cs="Times New Roman"/>
        </w:rPr>
        <w:t>Recht</w:t>
      </w:r>
      <w:proofErr w:type="spellEnd"/>
      <w:r w:rsidRPr="009A6120">
        <w:rPr>
          <w:rFonts w:ascii="Times New Roman" w:hAnsi="Times New Roman" w:cs="Times New Roman"/>
        </w:rPr>
        <w:t xml:space="preserve"> A. Side Effects of Adjuvant Treatment of Breast Cancer. N </w:t>
      </w:r>
      <w:proofErr w:type="spellStart"/>
      <w:r w:rsidRPr="009A6120">
        <w:rPr>
          <w:rFonts w:ascii="Times New Roman" w:hAnsi="Times New Roman" w:cs="Times New Roman"/>
        </w:rPr>
        <w:t>Engl</w:t>
      </w:r>
      <w:proofErr w:type="spellEnd"/>
      <w:r w:rsidRPr="009A6120">
        <w:rPr>
          <w:rFonts w:ascii="Times New Roman" w:hAnsi="Times New Roman" w:cs="Times New Roman"/>
        </w:rPr>
        <w:t xml:space="preserve"> J Med. 2001 Jun 28;344(26):1997–2008. </w:t>
      </w:r>
    </w:p>
    <w:p w:rsidRPr="009A6120" w:rsidR="009A6120" w:rsidP="009A6120" w:rsidRDefault="009A6120" w14:paraId="608AF763" w14:textId="77777777">
      <w:pPr>
        <w:pStyle w:val="Bibliography"/>
        <w:rPr>
          <w:rFonts w:ascii="Times New Roman" w:hAnsi="Times New Roman" w:cs="Times New Roman"/>
        </w:rPr>
      </w:pPr>
      <w:r w:rsidRPr="009A6120">
        <w:rPr>
          <w:rFonts w:ascii="Times New Roman" w:hAnsi="Times New Roman" w:cs="Times New Roman"/>
        </w:rPr>
        <w:t xml:space="preserve">6. </w:t>
      </w:r>
      <w:r w:rsidRPr="009A6120">
        <w:rPr>
          <w:rFonts w:ascii="Times New Roman" w:hAnsi="Times New Roman" w:cs="Times New Roman"/>
        </w:rPr>
        <w:tab/>
      </w:r>
      <w:r w:rsidRPr="009A6120">
        <w:rPr>
          <w:rFonts w:ascii="Times New Roman" w:hAnsi="Times New Roman" w:cs="Times New Roman"/>
        </w:rPr>
        <w:t>Tao JJ, Visvanathan K, Wolff AC. Long term side effects of adjuvant chemotherapy in patients with early breast cancer. The Breast. 2015 Nov 1;</w:t>
      </w:r>
      <w:proofErr w:type="gramStart"/>
      <w:r w:rsidRPr="009A6120">
        <w:rPr>
          <w:rFonts w:ascii="Times New Roman" w:hAnsi="Times New Roman" w:cs="Times New Roman"/>
        </w:rPr>
        <w:t>24:S</w:t>
      </w:r>
      <w:proofErr w:type="gramEnd"/>
      <w:r w:rsidRPr="009A6120">
        <w:rPr>
          <w:rFonts w:ascii="Times New Roman" w:hAnsi="Times New Roman" w:cs="Times New Roman"/>
        </w:rPr>
        <w:t xml:space="preserve">149–53. </w:t>
      </w:r>
    </w:p>
    <w:p w:rsidRPr="009A6120" w:rsidR="009A6120" w:rsidP="009A6120" w:rsidRDefault="009A6120" w14:paraId="4E417538" w14:textId="77777777">
      <w:pPr>
        <w:pStyle w:val="Bibliography"/>
        <w:rPr>
          <w:rFonts w:ascii="Times New Roman" w:hAnsi="Times New Roman" w:cs="Times New Roman"/>
        </w:rPr>
      </w:pPr>
      <w:r w:rsidRPr="009A6120">
        <w:rPr>
          <w:rFonts w:ascii="Times New Roman" w:hAnsi="Times New Roman" w:cs="Times New Roman"/>
        </w:rPr>
        <w:t xml:space="preserve">7. </w:t>
      </w:r>
      <w:r w:rsidRPr="009A6120">
        <w:rPr>
          <w:rFonts w:ascii="Times New Roman" w:hAnsi="Times New Roman" w:cs="Times New Roman"/>
        </w:rPr>
        <w:tab/>
      </w:r>
      <w:proofErr w:type="spellStart"/>
      <w:r w:rsidRPr="009A6120">
        <w:rPr>
          <w:rFonts w:ascii="Times New Roman" w:hAnsi="Times New Roman" w:cs="Times New Roman"/>
        </w:rPr>
        <w:t>Condorelli</w:t>
      </w:r>
      <w:proofErr w:type="spellEnd"/>
      <w:r w:rsidRPr="009A6120">
        <w:rPr>
          <w:rFonts w:ascii="Times New Roman" w:hAnsi="Times New Roman" w:cs="Times New Roman"/>
        </w:rPr>
        <w:t xml:space="preserve"> R, </w:t>
      </w:r>
      <w:proofErr w:type="spellStart"/>
      <w:r w:rsidRPr="009A6120">
        <w:rPr>
          <w:rFonts w:ascii="Times New Roman" w:hAnsi="Times New Roman" w:cs="Times New Roman"/>
        </w:rPr>
        <w:t>Vaz</w:t>
      </w:r>
      <w:proofErr w:type="spellEnd"/>
      <w:r w:rsidRPr="009A6120">
        <w:rPr>
          <w:rFonts w:ascii="Times New Roman" w:hAnsi="Times New Roman" w:cs="Times New Roman"/>
        </w:rPr>
        <w:t xml:space="preserve">-Luis I. Managing side effects in adjuvant endocrine therapy for breast cancer. Expert Rev Anticancer </w:t>
      </w:r>
      <w:proofErr w:type="spellStart"/>
      <w:r w:rsidRPr="009A6120">
        <w:rPr>
          <w:rFonts w:ascii="Times New Roman" w:hAnsi="Times New Roman" w:cs="Times New Roman"/>
        </w:rPr>
        <w:t>Ther</w:t>
      </w:r>
      <w:proofErr w:type="spellEnd"/>
      <w:r w:rsidRPr="009A6120">
        <w:rPr>
          <w:rFonts w:ascii="Times New Roman" w:hAnsi="Times New Roman" w:cs="Times New Roman"/>
        </w:rPr>
        <w:t xml:space="preserve">. 2018 Nov 2;18(11):1101–12. </w:t>
      </w:r>
    </w:p>
    <w:p w:rsidRPr="009A6120" w:rsidR="009A6120" w:rsidP="009A6120" w:rsidRDefault="009A6120" w14:paraId="403AC088" w14:textId="77777777">
      <w:pPr>
        <w:pStyle w:val="Bibliography"/>
        <w:rPr>
          <w:rFonts w:ascii="Times New Roman" w:hAnsi="Times New Roman" w:cs="Times New Roman"/>
        </w:rPr>
      </w:pPr>
      <w:r w:rsidRPr="009A6120">
        <w:rPr>
          <w:rFonts w:ascii="Times New Roman" w:hAnsi="Times New Roman" w:cs="Times New Roman"/>
        </w:rPr>
        <w:t xml:space="preserve">8. </w:t>
      </w:r>
      <w:r w:rsidRPr="009A6120">
        <w:rPr>
          <w:rFonts w:ascii="Times New Roman" w:hAnsi="Times New Roman" w:cs="Times New Roman"/>
        </w:rPr>
        <w:tab/>
      </w:r>
      <w:proofErr w:type="spellStart"/>
      <w:r w:rsidRPr="009A6120">
        <w:rPr>
          <w:rFonts w:ascii="Times New Roman" w:hAnsi="Times New Roman" w:cs="Times New Roman"/>
        </w:rPr>
        <w:t>Franzoi</w:t>
      </w:r>
      <w:proofErr w:type="spellEnd"/>
      <w:r w:rsidRPr="009A6120">
        <w:rPr>
          <w:rFonts w:ascii="Times New Roman" w:hAnsi="Times New Roman" w:cs="Times New Roman"/>
        </w:rPr>
        <w:t xml:space="preserve"> MA, </w:t>
      </w:r>
      <w:proofErr w:type="spellStart"/>
      <w:r w:rsidRPr="009A6120">
        <w:rPr>
          <w:rFonts w:ascii="Times New Roman" w:hAnsi="Times New Roman" w:cs="Times New Roman"/>
        </w:rPr>
        <w:t>Agostinetto</w:t>
      </w:r>
      <w:proofErr w:type="spellEnd"/>
      <w:r w:rsidRPr="009A6120">
        <w:rPr>
          <w:rFonts w:ascii="Times New Roman" w:hAnsi="Times New Roman" w:cs="Times New Roman"/>
        </w:rPr>
        <w:t xml:space="preserve"> E, </w:t>
      </w:r>
      <w:proofErr w:type="spellStart"/>
      <w:r w:rsidRPr="009A6120">
        <w:rPr>
          <w:rFonts w:ascii="Times New Roman" w:hAnsi="Times New Roman" w:cs="Times New Roman"/>
        </w:rPr>
        <w:t>Perachino</w:t>
      </w:r>
      <w:proofErr w:type="spellEnd"/>
      <w:r w:rsidRPr="009A6120">
        <w:rPr>
          <w:rFonts w:ascii="Times New Roman" w:hAnsi="Times New Roman" w:cs="Times New Roman"/>
        </w:rPr>
        <w:t xml:space="preserve"> M, Del </w:t>
      </w:r>
      <w:proofErr w:type="spellStart"/>
      <w:r w:rsidRPr="009A6120">
        <w:rPr>
          <w:rFonts w:ascii="Times New Roman" w:hAnsi="Times New Roman" w:cs="Times New Roman"/>
        </w:rPr>
        <w:t>Mastro</w:t>
      </w:r>
      <w:proofErr w:type="spellEnd"/>
      <w:r w:rsidRPr="009A6120">
        <w:rPr>
          <w:rFonts w:ascii="Times New Roman" w:hAnsi="Times New Roman" w:cs="Times New Roman"/>
        </w:rPr>
        <w:t xml:space="preserve"> L, de </w:t>
      </w:r>
      <w:proofErr w:type="spellStart"/>
      <w:r w:rsidRPr="009A6120">
        <w:rPr>
          <w:rFonts w:ascii="Times New Roman" w:hAnsi="Times New Roman" w:cs="Times New Roman"/>
        </w:rPr>
        <w:t>Azambuja</w:t>
      </w:r>
      <w:proofErr w:type="spellEnd"/>
      <w:r w:rsidRPr="009A6120">
        <w:rPr>
          <w:rFonts w:ascii="Times New Roman" w:hAnsi="Times New Roman" w:cs="Times New Roman"/>
        </w:rPr>
        <w:t xml:space="preserve"> E, </w:t>
      </w:r>
      <w:proofErr w:type="spellStart"/>
      <w:r w:rsidRPr="009A6120">
        <w:rPr>
          <w:rFonts w:ascii="Times New Roman" w:hAnsi="Times New Roman" w:cs="Times New Roman"/>
        </w:rPr>
        <w:t>Vaz</w:t>
      </w:r>
      <w:proofErr w:type="spellEnd"/>
      <w:r w:rsidRPr="009A6120">
        <w:rPr>
          <w:rFonts w:ascii="Times New Roman" w:hAnsi="Times New Roman" w:cs="Times New Roman"/>
        </w:rPr>
        <w:t>-Luis I, et al. Evidence-based approaches for the management of side-effects of adjuvant endocrine therapy in patients with breast cancer. Lancet Oncol. 2021 Jul 1;22(7</w:t>
      </w:r>
      <w:proofErr w:type="gramStart"/>
      <w:r w:rsidRPr="009A6120">
        <w:rPr>
          <w:rFonts w:ascii="Times New Roman" w:hAnsi="Times New Roman" w:cs="Times New Roman"/>
        </w:rPr>
        <w:t>):e</w:t>
      </w:r>
      <w:proofErr w:type="gramEnd"/>
      <w:r w:rsidRPr="009A6120">
        <w:rPr>
          <w:rFonts w:ascii="Times New Roman" w:hAnsi="Times New Roman" w:cs="Times New Roman"/>
        </w:rPr>
        <w:t xml:space="preserve">303–13. </w:t>
      </w:r>
    </w:p>
    <w:p w:rsidRPr="009A6120" w:rsidR="009A6120" w:rsidP="009A6120" w:rsidRDefault="009A6120" w14:paraId="28F8FD6C" w14:textId="77777777">
      <w:pPr>
        <w:pStyle w:val="Bibliography"/>
        <w:rPr>
          <w:rFonts w:ascii="Times New Roman" w:hAnsi="Times New Roman" w:cs="Times New Roman"/>
        </w:rPr>
      </w:pPr>
      <w:r w:rsidRPr="009A6120">
        <w:rPr>
          <w:rFonts w:ascii="Times New Roman" w:hAnsi="Times New Roman" w:cs="Times New Roman"/>
        </w:rPr>
        <w:t xml:space="preserve">9. </w:t>
      </w:r>
      <w:r w:rsidRPr="009A6120">
        <w:rPr>
          <w:rFonts w:ascii="Times New Roman" w:hAnsi="Times New Roman" w:cs="Times New Roman"/>
        </w:rPr>
        <w:tab/>
      </w:r>
      <w:proofErr w:type="spellStart"/>
      <w:r w:rsidRPr="009A6120">
        <w:rPr>
          <w:rFonts w:ascii="Times New Roman" w:hAnsi="Times New Roman" w:cs="Times New Roman"/>
        </w:rPr>
        <w:t>Sjövall</w:t>
      </w:r>
      <w:proofErr w:type="spellEnd"/>
      <w:r w:rsidRPr="009A6120">
        <w:rPr>
          <w:rFonts w:ascii="Times New Roman" w:hAnsi="Times New Roman" w:cs="Times New Roman"/>
        </w:rPr>
        <w:t xml:space="preserve"> K, </w:t>
      </w:r>
      <w:proofErr w:type="spellStart"/>
      <w:r w:rsidRPr="009A6120">
        <w:rPr>
          <w:rFonts w:ascii="Times New Roman" w:hAnsi="Times New Roman" w:cs="Times New Roman"/>
        </w:rPr>
        <w:t>Strömbeck</w:t>
      </w:r>
      <w:proofErr w:type="spellEnd"/>
      <w:r w:rsidRPr="009A6120">
        <w:rPr>
          <w:rFonts w:ascii="Times New Roman" w:hAnsi="Times New Roman" w:cs="Times New Roman"/>
        </w:rPr>
        <w:t xml:space="preserve"> G, </w:t>
      </w:r>
      <w:proofErr w:type="spellStart"/>
      <w:r w:rsidRPr="009A6120">
        <w:rPr>
          <w:rFonts w:ascii="Times New Roman" w:hAnsi="Times New Roman" w:cs="Times New Roman"/>
        </w:rPr>
        <w:t>Löfgren</w:t>
      </w:r>
      <w:proofErr w:type="spellEnd"/>
      <w:r w:rsidRPr="009A6120">
        <w:rPr>
          <w:rFonts w:ascii="Times New Roman" w:hAnsi="Times New Roman" w:cs="Times New Roman"/>
        </w:rPr>
        <w:t xml:space="preserve"> A, </w:t>
      </w:r>
      <w:proofErr w:type="spellStart"/>
      <w:r w:rsidRPr="009A6120">
        <w:rPr>
          <w:rFonts w:ascii="Times New Roman" w:hAnsi="Times New Roman" w:cs="Times New Roman"/>
        </w:rPr>
        <w:t>Bendahl</w:t>
      </w:r>
      <w:proofErr w:type="spellEnd"/>
      <w:r w:rsidRPr="009A6120">
        <w:rPr>
          <w:rFonts w:ascii="Times New Roman" w:hAnsi="Times New Roman" w:cs="Times New Roman"/>
        </w:rPr>
        <w:t xml:space="preserve"> PO, </w:t>
      </w:r>
      <w:proofErr w:type="spellStart"/>
      <w:r w:rsidRPr="009A6120">
        <w:rPr>
          <w:rFonts w:ascii="Times New Roman" w:hAnsi="Times New Roman" w:cs="Times New Roman"/>
        </w:rPr>
        <w:t>Gunnars</w:t>
      </w:r>
      <w:proofErr w:type="spellEnd"/>
      <w:r w:rsidRPr="009A6120">
        <w:rPr>
          <w:rFonts w:ascii="Times New Roman" w:hAnsi="Times New Roman" w:cs="Times New Roman"/>
        </w:rPr>
        <w:t xml:space="preserve"> B. Adjuvant radiotherapy of women with breast cancer – Information, </w:t>
      </w:r>
      <w:proofErr w:type="gramStart"/>
      <w:r w:rsidRPr="009A6120">
        <w:rPr>
          <w:rFonts w:ascii="Times New Roman" w:hAnsi="Times New Roman" w:cs="Times New Roman"/>
        </w:rPr>
        <w:t>support</w:t>
      </w:r>
      <w:proofErr w:type="gramEnd"/>
      <w:r w:rsidRPr="009A6120">
        <w:rPr>
          <w:rFonts w:ascii="Times New Roman" w:hAnsi="Times New Roman" w:cs="Times New Roman"/>
        </w:rPr>
        <w:t xml:space="preserve"> and side-effects. </w:t>
      </w:r>
      <w:proofErr w:type="spellStart"/>
      <w:r w:rsidRPr="009A6120">
        <w:rPr>
          <w:rFonts w:ascii="Times New Roman" w:hAnsi="Times New Roman" w:cs="Times New Roman"/>
        </w:rPr>
        <w:t>Eur</w:t>
      </w:r>
      <w:proofErr w:type="spellEnd"/>
      <w:r w:rsidRPr="009A6120">
        <w:rPr>
          <w:rFonts w:ascii="Times New Roman" w:hAnsi="Times New Roman" w:cs="Times New Roman"/>
        </w:rPr>
        <w:t xml:space="preserve"> J Oncol </w:t>
      </w:r>
      <w:proofErr w:type="spellStart"/>
      <w:r w:rsidRPr="009A6120">
        <w:rPr>
          <w:rFonts w:ascii="Times New Roman" w:hAnsi="Times New Roman" w:cs="Times New Roman"/>
        </w:rPr>
        <w:t>Nurs</w:t>
      </w:r>
      <w:proofErr w:type="spellEnd"/>
      <w:r w:rsidRPr="009A6120">
        <w:rPr>
          <w:rFonts w:ascii="Times New Roman" w:hAnsi="Times New Roman" w:cs="Times New Roman"/>
        </w:rPr>
        <w:t xml:space="preserve">. 2010 Apr 1;14(2):147–53. </w:t>
      </w:r>
    </w:p>
    <w:p w:rsidRPr="009A6120" w:rsidR="009A6120" w:rsidP="009A6120" w:rsidRDefault="009A6120" w14:paraId="731ECDCE" w14:textId="77777777">
      <w:pPr>
        <w:pStyle w:val="Bibliography"/>
        <w:rPr>
          <w:rFonts w:ascii="Times New Roman" w:hAnsi="Times New Roman" w:cs="Times New Roman"/>
        </w:rPr>
      </w:pPr>
      <w:r w:rsidRPr="009A6120">
        <w:rPr>
          <w:rFonts w:ascii="Times New Roman" w:hAnsi="Times New Roman" w:cs="Times New Roman"/>
        </w:rPr>
        <w:t xml:space="preserve">10. </w:t>
      </w:r>
      <w:r w:rsidRPr="009A6120">
        <w:rPr>
          <w:rFonts w:ascii="Times New Roman" w:hAnsi="Times New Roman" w:cs="Times New Roman"/>
        </w:rPr>
        <w:tab/>
      </w:r>
      <w:r w:rsidRPr="009A6120">
        <w:rPr>
          <w:rFonts w:ascii="Times New Roman" w:hAnsi="Times New Roman" w:cs="Times New Roman"/>
        </w:rPr>
        <w:t xml:space="preserve">Collins KK, Liu Y, </w:t>
      </w:r>
      <w:proofErr w:type="spellStart"/>
      <w:r w:rsidRPr="009A6120">
        <w:rPr>
          <w:rFonts w:ascii="Times New Roman" w:hAnsi="Times New Roman" w:cs="Times New Roman"/>
        </w:rPr>
        <w:t>Schootman</w:t>
      </w:r>
      <w:proofErr w:type="spellEnd"/>
      <w:r w:rsidRPr="009A6120">
        <w:rPr>
          <w:rFonts w:ascii="Times New Roman" w:hAnsi="Times New Roman" w:cs="Times New Roman"/>
        </w:rPr>
        <w:t xml:space="preserve"> M, Aft R, Yan Y, Dean G, et al. Effects of breast cancer surgery and surgical side effects on body image over time. Breast Cancer Res Treat. 2011 Feb 1;126(1):167–76. </w:t>
      </w:r>
    </w:p>
    <w:p w:rsidRPr="009A6120" w:rsidR="009A6120" w:rsidP="009A6120" w:rsidRDefault="009A6120" w14:paraId="7FCA532A" w14:textId="77777777">
      <w:pPr>
        <w:pStyle w:val="Bibliography"/>
        <w:rPr>
          <w:rFonts w:ascii="Times New Roman" w:hAnsi="Times New Roman" w:cs="Times New Roman"/>
        </w:rPr>
      </w:pPr>
      <w:r w:rsidRPr="009A6120">
        <w:rPr>
          <w:rFonts w:ascii="Times New Roman" w:hAnsi="Times New Roman" w:cs="Times New Roman"/>
        </w:rPr>
        <w:t xml:space="preserve">11. </w:t>
      </w:r>
      <w:r w:rsidRPr="009A6120">
        <w:rPr>
          <w:rFonts w:ascii="Times New Roman" w:hAnsi="Times New Roman" w:cs="Times New Roman"/>
        </w:rPr>
        <w:tab/>
      </w:r>
      <w:proofErr w:type="spellStart"/>
      <w:r w:rsidRPr="009A6120">
        <w:rPr>
          <w:rFonts w:ascii="Times New Roman" w:hAnsi="Times New Roman" w:cs="Times New Roman"/>
        </w:rPr>
        <w:t>Odle</w:t>
      </w:r>
      <w:proofErr w:type="spellEnd"/>
      <w:r w:rsidRPr="009A6120">
        <w:rPr>
          <w:rFonts w:ascii="Times New Roman" w:hAnsi="Times New Roman" w:cs="Times New Roman"/>
        </w:rPr>
        <w:t xml:space="preserve"> TG. Adverse Effects of Breast Cancer Treatment. </w:t>
      </w:r>
      <w:proofErr w:type="spellStart"/>
      <w:r w:rsidRPr="009A6120">
        <w:rPr>
          <w:rFonts w:ascii="Times New Roman" w:hAnsi="Times New Roman" w:cs="Times New Roman"/>
        </w:rPr>
        <w:t>Radiol</w:t>
      </w:r>
      <w:proofErr w:type="spellEnd"/>
      <w:r w:rsidRPr="009A6120">
        <w:rPr>
          <w:rFonts w:ascii="Times New Roman" w:hAnsi="Times New Roman" w:cs="Times New Roman"/>
        </w:rPr>
        <w:t xml:space="preserve"> Technol. 2014 Jan 1;85(3):297M-319M. </w:t>
      </w:r>
    </w:p>
    <w:p w:rsidRPr="009A6120" w:rsidR="009A6120" w:rsidP="009A6120" w:rsidRDefault="009A6120" w14:paraId="0FE571DD" w14:textId="77777777">
      <w:pPr>
        <w:pStyle w:val="Bibliography"/>
        <w:rPr>
          <w:rFonts w:ascii="Times New Roman" w:hAnsi="Times New Roman" w:cs="Times New Roman"/>
        </w:rPr>
      </w:pPr>
      <w:r w:rsidRPr="009A6120">
        <w:rPr>
          <w:rFonts w:ascii="Times New Roman" w:hAnsi="Times New Roman" w:cs="Times New Roman"/>
        </w:rPr>
        <w:t xml:space="preserve">12. </w:t>
      </w:r>
      <w:r w:rsidRPr="009A6120">
        <w:rPr>
          <w:rFonts w:ascii="Times New Roman" w:hAnsi="Times New Roman" w:cs="Times New Roman"/>
        </w:rPr>
        <w:tab/>
      </w:r>
      <w:r w:rsidRPr="009A6120">
        <w:rPr>
          <w:rFonts w:ascii="Times New Roman" w:hAnsi="Times New Roman" w:cs="Times New Roman"/>
        </w:rPr>
        <w:t xml:space="preserve">Helms RL, </w:t>
      </w:r>
      <w:proofErr w:type="spellStart"/>
      <w:r w:rsidRPr="009A6120">
        <w:rPr>
          <w:rFonts w:ascii="Times New Roman" w:hAnsi="Times New Roman" w:cs="Times New Roman"/>
        </w:rPr>
        <w:t>O’Hea</w:t>
      </w:r>
      <w:proofErr w:type="spellEnd"/>
      <w:r w:rsidRPr="009A6120">
        <w:rPr>
          <w:rFonts w:ascii="Times New Roman" w:hAnsi="Times New Roman" w:cs="Times New Roman"/>
        </w:rPr>
        <w:t xml:space="preserve"> EL, Corso M. Body image issues in women with breast cancer. Psychol Health Med. 2008 May 1;13(3):313–25. </w:t>
      </w:r>
    </w:p>
    <w:p w:rsidRPr="009A6120" w:rsidR="009A6120" w:rsidP="009A6120" w:rsidRDefault="009A6120" w14:paraId="704DEBA5" w14:textId="77777777">
      <w:pPr>
        <w:pStyle w:val="Bibliography"/>
        <w:rPr>
          <w:rFonts w:ascii="Times New Roman" w:hAnsi="Times New Roman" w:cs="Times New Roman"/>
        </w:rPr>
      </w:pPr>
      <w:r w:rsidRPr="009A6120">
        <w:rPr>
          <w:rFonts w:ascii="Times New Roman" w:hAnsi="Times New Roman" w:cs="Times New Roman"/>
        </w:rPr>
        <w:t xml:space="preserve">13. </w:t>
      </w:r>
      <w:r w:rsidRPr="009A6120">
        <w:rPr>
          <w:rFonts w:ascii="Times New Roman" w:hAnsi="Times New Roman" w:cs="Times New Roman"/>
        </w:rPr>
        <w:tab/>
      </w:r>
      <w:proofErr w:type="spellStart"/>
      <w:r w:rsidRPr="009A6120">
        <w:rPr>
          <w:rFonts w:ascii="Times New Roman" w:hAnsi="Times New Roman" w:cs="Times New Roman"/>
        </w:rPr>
        <w:t>Baqutayan</w:t>
      </w:r>
      <w:proofErr w:type="spellEnd"/>
      <w:r w:rsidRPr="009A6120">
        <w:rPr>
          <w:rFonts w:ascii="Times New Roman" w:hAnsi="Times New Roman" w:cs="Times New Roman"/>
        </w:rPr>
        <w:t xml:space="preserve"> SMS. The Effect of Anxiety on Breast Cancer Patients. Indian J Psychol Med. 2012 Apr 1;34(2):119–23. </w:t>
      </w:r>
    </w:p>
    <w:p w:rsidRPr="009A6120" w:rsidR="009A6120" w:rsidP="009A6120" w:rsidRDefault="009A6120" w14:paraId="78561A44" w14:textId="77777777">
      <w:pPr>
        <w:pStyle w:val="Bibliography"/>
        <w:rPr>
          <w:rFonts w:ascii="Times New Roman" w:hAnsi="Times New Roman" w:cs="Times New Roman"/>
        </w:rPr>
      </w:pPr>
      <w:r w:rsidRPr="009A6120">
        <w:rPr>
          <w:rFonts w:ascii="Times New Roman" w:hAnsi="Times New Roman" w:cs="Times New Roman"/>
        </w:rPr>
        <w:t xml:space="preserve">14. </w:t>
      </w:r>
      <w:r w:rsidRPr="009A6120">
        <w:rPr>
          <w:rFonts w:ascii="Times New Roman" w:hAnsi="Times New Roman" w:cs="Times New Roman"/>
        </w:rPr>
        <w:tab/>
      </w:r>
      <w:proofErr w:type="spellStart"/>
      <w:r w:rsidRPr="009A6120">
        <w:rPr>
          <w:rFonts w:ascii="Times New Roman" w:hAnsi="Times New Roman" w:cs="Times New Roman"/>
        </w:rPr>
        <w:t>Waks</w:t>
      </w:r>
      <w:proofErr w:type="spellEnd"/>
      <w:r w:rsidRPr="009A6120">
        <w:rPr>
          <w:rFonts w:ascii="Times New Roman" w:hAnsi="Times New Roman" w:cs="Times New Roman"/>
        </w:rPr>
        <w:t xml:space="preserve"> AG, Winer EP. Breast Cancer Treatment: A Review. JAMA. 2019 Jan 22;321(3):288–300. </w:t>
      </w:r>
    </w:p>
    <w:p w:rsidRPr="009A6120" w:rsidR="009A6120" w:rsidP="009A6120" w:rsidRDefault="009A6120" w14:paraId="1A3A9053" w14:textId="77777777">
      <w:pPr>
        <w:pStyle w:val="Bibliography"/>
        <w:rPr>
          <w:rFonts w:ascii="Times New Roman" w:hAnsi="Times New Roman" w:cs="Times New Roman"/>
        </w:rPr>
      </w:pPr>
      <w:r w:rsidRPr="009A6120">
        <w:rPr>
          <w:rFonts w:ascii="Times New Roman" w:hAnsi="Times New Roman" w:cs="Times New Roman"/>
        </w:rPr>
        <w:t xml:space="preserve">15. </w:t>
      </w:r>
      <w:r w:rsidRPr="009A6120">
        <w:rPr>
          <w:rFonts w:ascii="Times New Roman" w:hAnsi="Times New Roman" w:cs="Times New Roman"/>
        </w:rPr>
        <w:tab/>
      </w:r>
      <w:r w:rsidRPr="009A6120">
        <w:rPr>
          <w:rFonts w:ascii="Times New Roman" w:hAnsi="Times New Roman" w:cs="Times New Roman"/>
        </w:rPr>
        <w:t xml:space="preserve">Wu F, </w:t>
      </w:r>
      <w:proofErr w:type="spellStart"/>
      <w:r w:rsidRPr="009A6120">
        <w:rPr>
          <w:rFonts w:ascii="Times New Roman" w:hAnsi="Times New Roman" w:cs="Times New Roman"/>
        </w:rPr>
        <w:t>ter</w:t>
      </w:r>
      <w:proofErr w:type="spellEnd"/>
      <w:r w:rsidRPr="009A6120">
        <w:rPr>
          <w:rFonts w:ascii="Times New Roman" w:hAnsi="Times New Roman" w:cs="Times New Roman"/>
        </w:rPr>
        <w:t xml:space="preserve"> </w:t>
      </w:r>
      <w:proofErr w:type="spellStart"/>
      <w:r w:rsidRPr="009A6120">
        <w:rPr>
          <w:rFonts w:ascii="Times New Roman" w:hAnsi="Times New Roman" w:cs="Times New Roman"/>
        </w:rPr>
        <w:t>Haar</w:t>
      </w:r>
      <w:proofErr w:type="spellEnd"/>
      <w:r w:rsidRPr="009A6120">
        <w:rPr>
          <w:rFonts w:ascii="Times New Roman" w:hAnsi="Times New Roman" w:cs="Times New Roman"/>
        </w:rPr>
        <w:t xml:space="preserve"> G, Chen WR. High-intensity focused ultrasound ablation of breast cancer. Expert Rev Anticancer </w:t>
      </w:r>
      <w:proofErr w:type="spellStart"/>
      <w:r w:rsidRPr="009A6120">
        <w:rPr>
          <w:rFonts w:ascii="Times New Roman" w:hAnsi="Times New Roman" w:cs="Times New Roman"/>
        </w:rPr>
        <w:t>Ther</w:t>
      </w:r>
      <w:proofErr w:type="spellEnd"/>
      <w:r w:rsidRPr="009A6120">
        <w:rPr>
          <w:rFonts w:ascii="Times New Roman" w:hAnsi="Times New Roman" w:cs="Times New Roman"/>
        </w:rPr>
        <w:t xml:space="preserve">. 2007 Jun 1;7(6):823–31. </w:t>
      </w:r>
    </w:p>
    <w:p w:rsidRPr="009A6120" w:rsidR="009A6120" w:rsidP="009A6120" w:rsidRDefault="009A6120" w14:paraId="53BF901A" w14:textId="77777777">
      <w:pPr>
        <w:pStyle w:val="Bibliography"/>
        <w:rPr>
          <w:rFonts w:ascii="Times New Roman" w:hAnsi="Times New Roman" w:cs="Times New Roman"/>
        </w:rPr>
      </w:pPr>
      <w:r w:rsidRPr="009A6120">
        <w:rPr>
          <w:rFonts w:ascii="Times New Roman" w:hAnsi="Times New Roman" w:cs="Times New Roman"/>
        </w:rPr>
        <w:t xml:space="preserve">16. </w:t>
      </w:r>
      <w:r w:rsidRPr="009A6120">
        <w:rPr>
          <w:rFonts w:ascii="Times New Roman" w:hAnsi="Times New Roman" w:cs="Times New Roman"/>
        </w:rPr>
        <w:tab/>
      </w:r>
      <w:r w:rsidRPr="009A6120">
        <w:rPr>
          <w:rFonts w:ascii="Times New Roman" w:hAnsi="Times New Roman" w:cs="Times New Roman"/>
        </w:rPr>
        <w:t>Al-</w:t>
      </w:r>
      <w:proofErr w:type="spellStart"/>
      <w:r w:rsidRPr="009A6120">
        <w:rPr>
          <w:rFonts w:ascii="Times New Roman" w:hAnsi="Times New Roman" w:cs="Times New Roman"/>
        </w:rPr>
        <w:t>Bataineh</w:t>
      </w:r>
      <w:proofErr w:type="spellEnd"/>
      <w:r w:rsidRPr="009A6120">
        <w:rPr>
          <w:rFonts w:ascii="Times New Roman" w:hAnsi="Times New Roman" w:cs="Times New Roman"/>
        </w:rPr>
        <w:t xml:space="preserve"> O, </w:t>
      </w:r>
      <w:proofErr w:type="spellStart"/>
      <w:r w:rsidRPr="009A6120">
        <w:rPr>
          <w:rFonts w:ascii="Times New Roman" w:hAnsi="Times New Roman" w:cs="Times New Roman"/>
        </w:rPr>
        <w:t>Jenne</w:t>
      </w:r>
      <w:proofErr w:type="spellEnd"/>
      <w:r w:rsidRPr="009A6120">
        <w:rPr>
          <w:rFonts w:ascii="Times New Roman" w:hAnsi="Times New Roman" w:cs="Times New Roman"/>
        </w:rPr>
        <w:t xml:space="preserve"> J, Huber P. Clinical and future applications of high intensity focused ultrasound in cancer. Cancer Treat Rev. 2012 Aug 1;38(5):346–53. </w:t>
      </w:r>
    </w:p>
    <w:p w:rsidRPr="009A6120" w:rsidR="009A6120" w:rsidP="009A6120" w:rsidRDefault="009A6120" w14:paraId="77080803" w14:textId="77777777">
      <w:pPr>
        <w:pStyle w:val="Bibliography"/>
        <w:rPr>
          <w:rFonts w:ascii="Times New Roman" w:hAnsi="Times New Roman" w:cs="Times New Roman"/>
        </w:rPr>
      </w:pPr>
      <w:r w:rsidRPr="009A6120">
        <w:rPr>
          <w:rFonts w:ascii="Times New Roman" w:hAnsi="Times New Roman" w:cs="Times New Roman"/>
        </w:rPr>
        <w:lastRenderedPageBreak/>
        <w:t xml:space="preserve">17. </w:t>
      </w:r>
      <w:r w:rsidRPr="009A6120">
        <w:rPr>
          <w:rFonts w:ascii="Times New Roman" w:hAnsi="Times New Roman" w:cs="Times New Roman"/>
        </w:rPr>
        <w:tab/>
      </w:r>
      <w:r w:rsidRPr="009A6120">
        <w:rPr>
          <w:rFonts w:ascii="Times New Roman" w:hAnsi="Times New Roman" w:cs="Times New Roman"/>
        </w:rPr>
        <w:t xml:space="preserve">Peek MCL, Ahmed M, Napoli A, ten Haken B, McWilliams S, </w:t>
      </w:r>
      <w:proofErr w:type="spellStart"/>
      <w:r w:rsidRPr="009A6120">
        <w:rPr>
          <w:rFonts w:ascii="Times New Roman" w:hAnsi="Times New Roman" w:cs="Times New Roman"/>
        </w:rPr>
        <w:t>Usiskin</w:t>
      </w:r>
      <w:proofErr w:type="spellEnd"/>
      <w:r w:rsidRPr="009A6120">
        <w:rPr>
          <w:rFonts w:ascii="Times New Roman" w:hAnsi="Times New Roman" w:cs="Times New Roman"/>
        </w:rPr>
        <w:t xml:space="preserve"> SI, et al. Systematic review of high-intensity focused ultrasound ablation in the treatment of breast cancer. Br J Surg. 2015 Jul 1;102(8):873–82. </w:t>
      </w:r>
    </w:p>
    <w:p w:rsidRPr="009A6120" w:rsidR="009A6120" w:rsidP="009A6120" w:rsidRDefault="009A6120" w14:paraId="0A2861BD" w14:textId="77777777">
      <w:pPr>
        <w:pStyle w:val="Bibliography"/>
        <w:rPr>
          <w:rFonts w:ascii="Times New Roman" w:hAnsi="Times New Roman" w:cs="Times New Roman"/>
        </w:rPr>
      </w:pPr>
      <w:r w:rsidRPr="009A6120">
        <w:rPr>
          <w:rFonts w:ascii="Times New Roman" w:hAnsi="Times New Roman" w:cs="Times New Roman"/>
        </w:rPr>
        <w:t xml:space="preserve">18. </w:t>
      </w:r>
      <w:r w:rsidRPr="009A6120">
        <w:rPr>
          <w:rFonts w:ascii="Times New Roman" w:hAnsi="Times New Roman" w:cs="Times New Roman"/>
        </w:rPr>
        <w:tab/>
      </w:r>
      <w:r w:rsidRPr="009A6120">
        <w:rPr>
          <w:rFonts w:ascii="Times New Roman" w:hAnsi="Times New Roman" w:cs="Times New Roman"/>
        </w:rPr>
        <w:t xml:space="preserve">Maloney E, Hwang JH. Emerging HIFU applications in cancer therapy. Int J Hyperthermia. 2015 Apr 3;31(3):302–9. </w:t>
      </w:r>
    </w:p>
    <w:p w:rsidRPr="009A6120" w:rsidR="009A6120" w:rsidP="009A6120" w:rsidRDefault="009A6120" w14:paraId="4A3A52DF" w14:textId="77777777">
      <w:pPr>
        <w:pStyle w:val="Bibliography"/>
        <w:rPr>
          <w:rFonts w:ascii="Times New Roman" w:hAnsi="Times New Roman" w:cs="Times New Roman"/>
        </w:rPr>
      </w:pPr>
      <w:r w:rsidRPr="009A6120">
        <w:rPr>
          <w:rFonts w:ascii="Times New Roman" w:hAnsi="Times New Roman" w:cs="Times New Roman"/>
        </w:rPr>
        <w:t xml:space="preserve">19. </w:t>
      </w:r>
      <w:r w:rsidRPr="009A6120">
        <w:rPr>
          <w:rFonts w:ascii="Times New Roman" w:hAnsi="Times New Roman" w:cs="Times New Roman"/>
        </w:rPr>
        <w:tab/>
      </w:r>
      <w:proofErr w:type="spellStart"/>
      <w:r w:rsidRPr="009A6120">
        <w:rPr>
          <w:rFonts w:ascii="Times New Roman" w:hAnsi="Times New Roman" w:cs="Times New Roman"/>
        </w:rPr>
        <w:t>Elhelf</w:t>
      </w:r>
      <w:proofErr w:type="spellEnd"/>
      <w:r w:rsidRPr="009A6120">
        <w:rPr>
          <w:rFonts w:ascii="Times New Roman" w:hAnsi="Times New Roman" w:cs="Times New Roman"/>
        </w:rPr>
        <w:t xml:space="preserve"> IAS, </w:t>
      </w:r>
      <w:proofErr w:type="spellStart"/>
      <w:r w:rsidRPr="009A6120">
        <w:rPr>
          <w:rFonts w:ascii="Times New Roman" w:hAnsi="Times New Roman" w:cs="Times New Roman"/>
        </w:rPr>
        <w:t>Albahar</w:t>
      </w:r>
      <w:proofErr w:type="spellEnd"/>
      <w:r w:rsidRPr="009A6120">
        <w:rPr>
          <w:rFonts w:ascii="Times New Roman" w:hAnsi="Times New Roman" w:cs="Times New Roman"/>
        </w:rPr>
        <w:t xml:space="preserve"> H, Shah U, Oto A, </w:t>
      </w:r>
      <w:proofErr w:type="spellStart"/>
      <w:r w:rsidRPr="009A6120">
        <w:rPr>
          <w:rFonts w:ascii="Times New Roman" w:hAnsi="Times New Roman" w:cs="Times New Roman"/>
        </w:rPr>
        <w:t>Cressman</w:t>
      </w:r>
      <w:proofErr w:type="spellEnd"/>
      <w:r w:rsidRPr="009A6120">
        <w:rPr>
          <w:rFonts w:ascii="Times New Roman" w:hAnsi="Times New Roman" w:cs="Times New Roman"/>
        </w:rPr>
        <w:t xml:space="preserve"> E, </w:t>
      </w:r>
      <w:proofErr w:type="spellStart"/>
      <w:r w:rsidRPr="009A6120">
        <w:rPr>
          <w:rFonts w:ascii="Times New Roman" w:hAnsi="Times New Roman" w:cs="Times New Roman"/>
        </w:rPr>
        <w:t>Almekkawy</w:t>
      </w:r>
      <w:proofErr w:type="spellEnd"/>
      <w:r w:rsidRPr="009A6120">
        <w:rPr>
          <w:rFonts w:ascii="Times New Roman" w:hAnsi="Times New Roman" w:cs="Times New Roman"/>
        </w:rPr>
        <w:t xml:space="preserve"> M. High intensity focused ultrasound: The fundamentals, clinical </w:t>
      </w:r>
      <w:proofErr w:type="gramStart"/>
      <w:r w:rsidRPr="009A6120">
        <w:rPr>
          <w:rFonts w:ascii="Times New Roman" w:hAnsi="Times New Roman" w:cs="Times New Roman"/>
        </w:rPr>
        <w:t>applications</w:t>
      </w:r>
      <w:proofErr w:type="gramEnd"/>
      <w:r w:rsidRPr="009A6120">
        <w:rPr>
          <w:rFonts w:ascii="Times New Roman" w:hAnsi="Times New Roman" w:cs="Times New Roman"/>
        </w:rPr>
        <w:t xml:space="preserve"> and research trends. </w:t>
      </w:r>
      <w:proofErr w:type="spellStart"/>
      <w:r w:rsidRPr="009A6120">
        <w:rPr>
          <w:rFonts w:ascii="Times New Roman" w:hAnsi="Times New Roman" w:cs="Times New Roman"/>
        </w:rPr>
        <w:t>Diagn</w:t>
      </w:r>
      <w:proofErr w:type="spellEnd"/>
      <w:r w:rsidRPr="009A6120">
        <w:rPr>
          <w:rFonts w:ascii="Times New Roman" w:hAnsi="Times New Roman" w:cs="Times New Roman"/>
        </w:rPr>
        <w:t xml:space="preserve"> </w:t>
      </w:r>
      <w:proofErr w:type="spellStart"/>
      <w:r w:rsidRPr="009A6120">
        <w:rPr>
          <w:rFonts w:ascii="Times New Roman" w:hAnsi="Times New Roman" w:cs="Times New Roman"/>
        </w:rPr>
        <w:t>Interv</w:t>
      </w:r>
      <w:proofErr w:type="spellEnd"/>
      <w:r w:rsidRPr="009A6120">
        <w:rPr>
          <w:rFonts w:ascii="Times New Roman" w:hAnsi="Times New Roman" w:cs="Times New Roman"/>
        </w:rPr>
        <w:t xml:space="preserve"> Imaging. 2018 Jun 1;99(6):349–59. </w:t>
      </w:r>
    </w:p>
    <w:p w:rsidRPr="009A6120" w:rsidR="009A6120" w:rsidP="009A6120" w:rsidRDefault="009A6120" w14:paraId="3A8A0C3B" w14:textId="77777777">
      <w:pPr>
        <w:pStyle w:val="Bibliography"/>
        <w:rPr>
          <w:rFonts w:ascii="Times New Roman" w:hAnsi="Times New Roman" w:cs="Times New Roman"/>
        </w:rPr>
      </w:pPr>
      <w:r w:rsidRPr="009A6120">
        <w:rPr>
          <w:rFonts w:ascii="Times New Roman" w:hAnsi="Times New Roman" w:cs="Times New Roman"/>
        </w:rPr>
        <w:t xml:space="preserve">20. </w:t>
      </w:r>
      <w:r w:rsidRPr="009A6120">
        <w:rPr>
          <w:rFonts w:ascii="Times New Roman" w:hAnsi="Times New Roman" w:cs="Times New Roman"/>
        </w:rPr>
        <w:tab/>
      </w:r>
      <w:r w:rsidRPr="009A6120">
        <w:rPr>
          <w:rFonts w:ascii="Times New Roman" w:hAnsi="Times New Roman" w:cs="Times New Roman"/>
        </w:rPr>
        <w:t xml:space="preserve">Schlesinger D, Benedict S, </w:t>
      </w:r>
      <w:proofErr w:type="spellStart"/>
      <w:r w:rsidRPr="009A6120">
        <w:rPr>
          <w:rFonts w:ascii="Times New Roman" w:hAnsi="Times New Roman" w:cs="Times New Roman"/>
        </w:rPr>
        <w:t>Diederich</w:t>
      </w:r>
      <w:proofErr w:type="spellEnd"/>
      <w:r w:rsidRPr="009A6120">
        <w:rPr>
          <w:rFonts w:ascii="Times New Roman" w:hAnsi="Times New Roman" w:cs="Times New Roman"/>
        </w:rPr>
        <w:t xml:space="preserve"> C, </w:t>
      </w:r>
      <w:proofErr w:type="spellStart"/>
      <w:r w:rsidRPr="009A6120">
        <w:rPr>
          <w:rFonts w:ascii="Times New Roman" w:hAnsi="Times New Roman" w:cs="Times New Roman"/>
        </w:rPr>
        <w:t>Gedroyc</w:t>
      </w:r>
      <w:proofErr w:type="spellEnd"/>
      <w:r w:rsidRPr="009A6120">
        <w:rPr>
          <w:rFonts w:ascii="Times New Roman" w:hAnsi="Times New Roman" w:cs="Times New Roman"/>
        </w:rPr>
        <w:t xml:space="preserve"> W, </w:t>
      </w:r>
      <w:proofErr w:type="spellStart"/>
      <w:r w:rsidRPr="009A6120">
        <w:rPr>
          <w:rFonts w:ascii="Times New Roman" w:hAnsi="Times New Roman" w:cs="Times New Roman"/>
        </w:rPr>
        <w:t>Klibanov</w:t>
      </w:r>
      <w:proofErr w:type="spellEnd"/>
      <w:r w:rsidRPr="009A6120">
        <w:rPr>
          <w:rFonts w:ascii="Times New Roman" w:hAnsi="Times New Roman" w:cs="Times New Roman"/>
        </w:rPr>
        <w:t xml:space="preserve"> A, </w:t>
      </w:r>
      <w:proofErr w:type="spellStart"/>
      <w:r w:rsidRPr="009A6120">
        <w:rPr>
          <w:rFonts w:ascii="Times New Roman" w:hAnsi="Times New Roman" w:cs="Times New Roman"/>
        </w:rPr>
        <w:t>Larner</w:t>
      </w:r>
      <w:proofErr w:type="spellEnd"/>
      <w:r w:rsidRPr="009A6120">
        <w:rPr>
          <w:rFonts w:ascii="Times New Roman" w:hAnsi="Times New Roman" w:cs="Times New Roman"/>
        </w:rPr>
        <w:t xml:space="preserve"> J. MR-guided focused ultrasound surgery, present and future. Med Phys. 2013;40(8):080901. </w:t>
      </w:r>
    </w:p>
    <w:p w:rsidRPr="009A6120" w:rsidR="009A6120" w:rsidP="009A6120" w:rsidRDefault="009A6120" w14:paraId="5D03F764" w14:textId="77777777">
      <w:pPr>
        <w:pStyle w:val="Bibliography"/>
        <w:rPr>
          <w:rFonts w:ascii="Times New Roman" w:hAnsi="Times New Roman" w:cs="Times New Roman"/>
        </w:rPr>
      </w:pPr>
      <w:r w:rsidRPr="009A6120">
        <w:rPr>
          <w:rFonts w:ascii="Times New Roman" w:hAnsi="Times New Roman" w:cs="Times New Roman"/>
        </w:rPr>
        <w:t xml:space="preserve">21. </w:t>
      </w:r>
      <w:r w:rsidRPr="009A6120">
        <w:rPr>
          <w:rFonts w:ascii="Times New Roman" w:hAnsi="Times New Roman" w:cs="Times New Roman"/>
        </w:rPr>
        <w:tab/>
      </w:r>
      <w:proofErr w:type="spellStart"/>
      <w:r w:rsidRPr="009A6120">
        <w:rPr>
          <w:rFonts w:ascii="Times New Roman" w:hAnsi="Times New Roman" w:cs="Times New Roman"/>
        </w:rPr>
        <w:t>Furusawa</w:t>
      </w:r>
      <w:proofErr w:type="spellEnd"/>
      <w:r w:rsidRPr="009A6120">
        <w:rPr>
          <w:rFonts w:ascii="Times New Roman" w:hAnsi="Times New Roman" w:cs="Times New Roman"/>
        </w:rPr>
        <w:t xml:space="preserve"> H. MRI-Guided Focused Ultrasound Surgery of Breast Cancer. In: Kinoshita T, editor. Non-surgical Ablation Therapy for Early-stage Breast Cancer [Internet]. Tokyo: Springer Japan; 2016 [cited 2023 Feb 13]. p. 173–81. Available from: https://doi.org/10.1007/978-4-431-54463-0_17</w:t>
      </w:r>
    </w:p>
    <w:p w:rsidRPr="009A6120" w:rsidR="009A6120" w:rsidP="009A6120" w:rsidRDefault="009A6120" w14:paraId="7C36ADDD" w14:textId="77777777">
      <w:pPr>
        <w:pStyle w:val="Bibliography"/>
        <w:rPr>
          <w:rFonts w:ascii="Times New Roman" w:hAnsi="Times New Roman" w:cs="Times New Roman"/>
        </w:rPr>
      </w:pPr>
      <w:r w:rsidRPr="009A6120">
        <w:rPr>
          <w:rFonts w:ascii="Times New Roman" w:hAnsi="Times New Roman" w:cs="Times New Roman"/>
        </w:rPr>
        <w:t xml:space="preserve">22. </w:t>
      </w:r>
      <w:r w:rsidRPr="009A6120">
        <w:rPr>
          <w:rFonts w:ascii="Times New Roman" w:hAnsi="Times New Roman" w:cs="Times New Roman"/>
        </w:rPr>
        <w:tab/>
      </w:r>
      <w:proofErr w:type="spellStart"/>
      <w:r w:rsidRPr="009A6120">
        <w:rPr>
          <w:rFonts w:ascii="Times New Roman" w:hAnsi="Times New Roman" w:cs="Times New Roman"/>
        </w:rPr>
        <w:t>Jenne</w:t>
      </w:r>
      <w:proofErr w:type="spellEnd"/>
      <w:r w:rsidRPr="009A6120">
        <w:rPr>
          <w:rFonts w:ascii="Times New Roman" w:hAnsi="Times New Roman" w:cs="Times New Roman"/>
        </w:rPr>
        <w:t xml:space="preserve"> JW, </w:t>
      </w:r>
      <w:proofErr w:type="spellStart"/>
      <w:r w:rsidRPr="009A6120">
        <w:rPr>
          <w:rFonts w:ascii="Times New Roman" w:hAnsi="Times New Roman" w:cs="Times New Roman"/>
        </w:rPr>
        <w:t>Preusser</w:t>
      </w:r>
      <w:proofErr w:type="spellEnd"/>
      <w:r w:rsidRPr="009A6120">
        <w:rPr>
          <w:rFonts w:ascii="Times New Roman" w:hAnsi="Times New Roman" w:cs="Times New Roman"/>
        </w:rPr>
        <w:t xml:space="preserve"> T, Günther M. High-intensity focused ultrasound: Principles, therapy guidance, </w:t>
      </w:r>
      <w:proofErr w:type="gramStart"/>
      <w:r w:rsidRPr="009A6120">
        <w:rPr>
          <w:rFonts w:ascii="Times New Roman" w:hAnsi="Times New Roman" w:cs="Times New Roman"/>
        </w:rPr>
        <w:t>simulations</w:t>
      </w:r>
      <w:proofErr w:type="gramEnd"/>
      <w:r w:rsidRPr="009A6120">
        <w:rPr>
          <w:rFonts w:ascii="Times New Roman" w:hAnsi="Times New Roman" w:cs="Times New Roman"/>
        </w:rPr>
        <w:t xml:space="preserve"> and applications. Z Für Med Phys. 2012 Dec 1;22(4):311–22. </w:t>
      </w:r>
    </w:p>
    <w:p w:rsidRPr="009A6120" w:rsidR="009A6120" w:rsidP="009A6120" w:rsidRDefault="009A6120" w14:paraId="58B8DEC3" w14:textId="77777777">
      <w:pPr>
        <w:pStyle w:val="Bibliography"/>
        <w:rPr>
          <w:rFonts w:ascii="Times New Roman" w:hAnsi="Times New Roman" w:cs="Times New Roman"/>
        </w:rPr>
      </w:pPr>
      <w:r w:rsidRPr="009A6120">
        <w:rPr>
          <w:rFonts w:ascii="Times New Roman" w:hAnsi="Times New Roman" w:cs="Times New Roman"/>
        </w:rPr>
        <w:t xml:space="preserve">23. </w:t>
      </w:r>
      <w:r w:rsidRPr="009A6120">
        <w:rPr>
          <w:rFonts w:ascii="Times New Roman" w:hAnsi="Times New Roman" w:cs="Times New Roman"/>
        </w:rPr>
        <w:tab/>
      </w:r>
      <w:r w:rsidRPr="009A6120">
        <w:rPr>
          <w:rFonts w:ascii="Times New Roman" w:hAnsi="Times New Roman" w:cs="Times New Roman"/>
        </w:rPr>
        <w:t xml:space="preserve">Ellis S, Rieke V, </w:t>
      </w:r>
      <w:proofErr w:type="spellStart"/>
      <w:r w:rsidRPr="009A6120">
        <w:rPr>
          <w:rFonts w:ascii="Times New Roman" w:hAnsi="Times New Roman" w:cs="Times New Roman"/>
        </w:rPr>
        <w:t>Kohi</w:t>
      </w:r>
      <w:proofErr w:type="spellEnd"/>
      <w:r w:rsidRPr="009A6120">
        <w:rPr>
          <w:rFonts w:ascii="Times New Roman" w:hAnsi="Times New Roman" w:cs="Times New Roman"/>
        </w:rPr>
        <w:t xml:space="preserve"> M, </w:t>
      </w:r>
      <w:proofErr w:type="spellStart"/>
      <w:r w:rsidRPr="009A6120">
        <w:rPr>
          <w:rFonts w:ascii="Times New Roman" w:hAnsi="Times New Roman" w:cs="Times New Roman"/>
        </w:rPr>
        <w:t>Westphalen</w:t>
      </w:r>
      <w:proofErr w:type="spellEnd"/>
      <w:r w:rsidRPr="009A6120">
        <w:rPr>
          <w:rFonts w:ascii="Times New Roman" w:hAnsi="Times New Roman" w:cs="Times New Roman"/>
        </w:rPr>
        <w:t xml:space="preserve"> AC. Clinical applications for magnetic resonance guided high intensity focused ultrasound (</w:t>
      </w:r>
      <w:proofErr w:type="spellStart"/>
      <w:r w:rsidRPr="009A6120">
        <w:rPr>
          <w:rFonts w:ascii="Times New Roman" w:hAnsi="Times New Roman" w:cs="Times New Roman"/>
        </w:rPr>
        <w:t>MRgHIFU</w:t>
      </w:r>
      <w:proofErr w:type="spellEnd"/>
      <w:r w:rsidRPr="009A6120">
        <w:rPr>
          <w:rFonts w:ascii="Times New Roman" w:hAnsi="Times New Roman" w:cs="Times New Roman"/>
        </w:rPr>
        <w:t xml:space="preserve">): Present and future. J Med Imaging </w:t>
      </w:r>
      <w:proofErr w:type="spellStart"/>
      <w:r w:rsidRPr="009A6120">
        <w:rPr>
          <w:rFonts w:ascii="Times New Roman" w:hAnsi="Times New Roman" w:cs="Times New Roman"/>
        </w:rPr>
        <w:t>Radiat</w:t>
      </w:r>
      <w:proofErr w:type="spellEnd"/>
      <w:r w:rsidRPr="009A6120">
        <w:rPr>
          <w:rFonts w:ascii="Times New Roman" w:hAnsi="Times New Roman" w:cs="Times New Roman"/>
        </w:rPr>
        <w:t xml:space="preserve"> Oncol. 2013;57(4):391–9. </w:t>
      </w:r>
    </w:p>
    <w:p w:rsidRPr="009A6120" w:rsidR="009A6120" w:rsidP="009A6120" w:rsidRDefault="009A6120" w14:paraId="4746B2D6" w14:textId="77777777">
      <w:pPr>
        <w:pStyle w:val="Bibliography"/>
        <w:rPr>
          <w:rFonts w:ascii="Times New Roman" w:hAnsi="Times New Roman" w:cs="Times New Roman"/>
        </w:rPr>
      </w:pPr>
      <w:r w:rsidRPr="009A6120">
        <w:rPr>
          <w:rFonts w:ascii="Times New Roman" w:hAnsi="Times New Roman" w:cs="Times New Roman"/>
        </w:rPr>
        <w:t xml:space="preserve">24. </w:t>
      </w:r>
      <w:r w:rsidRPr="009A6120">
        <w:rPr>
          <w:rFonts w:ascii="Times New Roman" w:hAnsi="Times New Roman" w:cs="Times New Roman"/>
        </w:rPr>
        <w:tab/>
      </w:r>
      <w:r w:rsidRPr="009A6120">
        <w:rPr>
          <w:rFonts w:ascii="Times New Roman" w:hAnsi="Times New Roman" w:cs="Times New Roman"/>
        </w:rPr>
        <w:t xml:space="preserve">Payne A, Chopra R, </w:t>
      </w:r>
      <w:proofErr w:type="spellStart"/>
      <w:r w:rsidRPr="009A6120">
        <w:rPr>
          <w:rFonts w:ascii="Times New Roman" w:hAnsi="Times New Roman" w:cs="Times New Roman"/>
        </w:rPr>
        <w:t>Ellens</w:t>
      </w:r>
      <w:proofErr w:type="spellEnd"/>
      <w:r w:rsidRPr="009A6120">
        <w:rPr>
          <w:rFonts w:ascii="Times New Roman" w:hAnsi="Times New Roman" w:cs="Times New Roman"/>
        </w:rPr>
        <w:t xml:space="preserve"> N, Chen L, </w:t>
      </w:r>
      <w:proofErr w:type="spellStart"/>
      <w:r w:rsidRPr="009A6120">
        <w:rPr>
          <w:rFonts w:ascii="Times New Roman" w:hAnsi="Times New Roman" w:cs="Times New Roman"/>
        </w:rPr>
        <w:t>Ghanouni</w:t>
      </w:r>
      <w:proofErr w:type="spellEnd"/>
      <w:r w:rsidRPr="009A6120">
        <w:rPr>
          <w:rFonts w:ascii="Times New Roman" w:hAnsi="Times New Roman" w:cs="Times New Roman"/>
        </w:rPr>
        <w:t xml:space="preserve"> P, </w:t>
      </w:r>
      <w:proofErr w:type="spellStart"/>
      <w:r w:rsidRPr="009A6120">
        <w:rPr>
          <w:rFonts w:ascii="Times New Roman" w:hAnsi="Times New Roman" w:cs="Times New Roman"/>
        </w:rPr>
        <w:t>Sammet</w:t>
      </w:r>
      <w:proofErr w:type="spellEnd"/>
      <w:r w:rsidRPr="009A6120">
        <w:rPr>
          <w:rFonts w:ascii="Times New Roman" w:hAnsi="Times New Roman" w:cs="Times New Roman"/>
        </w:rPr>
        <w:t xml:space="preserve"> S, et al. AAPM Task Group 241: A medical physicist’s guide to MRI-guided focused ultrasound body systems. Med Phys. 2021;48(9</w:t>
      </w:r>
      <w:proofErr w:type="gramStart"/>
      <w:r w:rsidRPr="009A6120">
        <w:rPr>
          <w:rFonts w:ascii="Times New Roman" w:hAnsi="Times New Roman" w:cs="Times New Roman"/>
        </w:rPr>
        <w:t>):e</w:t>
      </w:r>
      <w:proofErr w:type="gramEnd"/>
      <w:r w:rsidRPr="009A6120">
        <w:rPr>
          <w:rFonts w:ascii="Times New Roman" w:hAnsi="Times New Roman" w:cs="Times New Roman"/>
        </w:rPr>
        <w:t xml:space="preserve">772–806. </w:t>
      </w:r>
    </w:p>
    <w:p w:rsidRPr="009A6120" w:rsidR="009A6120" w:rsidP="009A6120" w:rsidRDefault="009A6120" w14:paraId="7E4786F7" w14:textId="77777777">
      <w:pPr>
        <w:pStyle w:val="Bibliography"/>
        <w:rPr>
          <w:rFonts w:ascii="Times New Roman" w:hAnsi="Times New Roman" w:cs="Times New Roman"/>
        </w:rPr>
      </w:pPr>
      <w:r w:rsidRPr="009A6120">
        <w:rPr>
          <w:rFonts w:ascii="Times New Roman" w:hAnsi="Times New Roman" w:cs="Times New Roman"/>
        </w:rPr>
        <w:t xml:space="preserve">25. </w:t>
      </w:r>
      <w:r w:rsidRPr="009A6120">
        <w:rPr>
          <w:rFonts w:ascii="Times New Roman" w:hAnsi="Times New Roman" w:cs="Times New Roman"/>
        </w:rPr>
        <w:tab/>
      </w:r>
      <w:r w:rsidRPr="009A6120">
        <w:rPr>
          <w:rFonts w:ascii="Times New Roman" w:hAnsi="Times New Roman" w:cs="Times New Roman"/>
        </w:rPr>
        <w:t>White E, Broad M, Myhre S, Manager CP, Serafini MR, Manager CP, et al. Focused Ultrasound Foundation: 2022 State of the Field Report. Available from: https://www.fusfoundation.org/the-foundation/foundation-reports/#SOTF</w:t>
      </w:r>
    </w:p>
    <w:p w:rsidRPr="009A6120" w:rsidR="009A6120" w:rsidP="009A6120" w:rsidRDefault="009A6120" w14:paraId="1911C006" w14:textId="77777777">
      <w:pPr>
        <w:pStyle w:val="Bibliography"/>
        <w:rPr>
          <w:rFonts w:ascii="Times New Roman" w:hAnsi="Times New Roman" w:cs="Times New Roman"/>
        </w:rPr>
      </w:pPr>
      <w:r w:rsidRPr="009A6120">
        <w:rPr>
          <w:rFonts w:ascii="Times New Roman" w:hAnsi="Times New Roman" w:cs="Times New Roman"/>
        </w:rPr>
        <w:t xml:space="preserve">26. </w:t>
      </w:r>
      <w:r w:rsidRPr="009A6120">
        <w:rPr>
          <w:rFonts w:ascii="Times New Roman" w:hAnsi="Times New Roman" w:cs="Times New Roman"/>
        </w:rPr>
        <w:tab/>
      </w:r>
      <w:r w:rsidRPr="009A6120">
        <w:rPr>
          <w:rFonts w:ascii="Times New Roman" w:hAnsi="Times New Roman" w:cs="Times New Roman"/>
        </w:rPr>
        <w:t xml:space="preserve">Fan X, </w:t>
      </w:r>
      <w:proofErr w:type="spellStart"/>
      <w:r w:rsidRPr="009A6120">
        <w:rPr>
          <w:rFonts w:ascii="Times New Roman" w:hAnsi="Times New Roman" w:cs="Times New Roman"/>
        </w:rPr>
        <w:t>Hynynen</w:t>
      </w:r>
      <w:proofErr w:type="spellEnd"/>
      <w:r w:rsidRPr="009A6120">
        <w:rPr>
          <w:rFonts w:ascii="Times New Roman" w:hAnsi="Times New Roman" w:cs="Times New Roman"/>
        </w:rPr>
        <w:t xml:space="preserve"> K. Ultrasound surgery using multiple </w:t>
      </w:r>
      <w:proofErr w:type="spellStart"/>
      <w:r w:rsidRPr="009A6120">
        <w:rPr>
          <w:rFonts w:ascii="Times New Roman" w:hAnsi="Times New Roman" w:cs="Times New Roman"/>
        </w:rPr>
        <w:t>sonications</w:t>
      </w:r>
      <w:proofErr w:type="spellEnd"/>
      <w:r w:rsidRPr="009A6120">
        <w:rPr>
          <w:rFonts w:ascii="Times New Roman" w:hAnsi="Times New Roman" w:cs="Times New Roman"/>
        </w:rPr>
        <w:t xml:space="preserve">—Treatment time considerations. Ultrasound Med Biol. 1996 Jan 1;22(4):471–82. </w:t>
      </w:r>
    </w:p>
    <w:p w:rsidRPr="009A6120" w:rsidR="009A6120" w:rsidP="009A6120" w:rsidRDefault="009A6120" w14:paraId="59005742" w14:textId="77777777">
      <w:pPr>
        <w:pStyle w:val="Bibliography"/>
        <w:rPr>
          <w:rFonts w:ascii="Times New Roman" w:hAnsi="Times New Roman" w:cs="Times New Roman"/>
        </w:rPr>
      </w:pPr>
      <w:r w:rsidRPr="009A6120">
        <w:rPr>
          <w:rFonts w:ascii="Times New Roman" w:hAnsi="Times New Roman" w:cs="Times New Roman"/>
        </w:rPr>
        <w:t xml:space="preserve">27. </w:t>
      </w:r>
      <w:r w:rsidRPr="009A6120">
        <w:rPr>
          <w:rFonts w:ascii="Times New Roman" w:hAnsi="Times New Roman" w:cs="Times New Roman"/>
        </w:rPr>
        <w:tab/>
      </w:r>
      <w:r w:rsidRPr="009A6120">
        <w:rPr>
          <w:rFonts w:ascii="Times New Roman" w:hAnsi="Times New Roman" w:cs="Times New Roman"/>
        </w:rPr>
        <w:t xml:space="preserve">Behera MA, Leong M, Johnson L, Brown H. </w:t>
      </w:r>
      <w:proofErr w:type="gramStart"/>
      <w:r w:rsidRPr="009A6120">
        <w:rPr>
          <w:rFonts w:ascii="Times New Roman" w:hAnsi="Times New Roman" w:cs="Times New Roman"/>
        </w:rPr>
        <w:t>Eligibility</w:t>
      </w:r>
      <w:proofErr w:type="gramEnd"/>
      <w:r w:rsidRPr="009A6120">
        <w:rPr>
          <w:rFonts w:ascii="Times New Roman" w:hAnsi="Times New Roman" w:cs="Times New Roman"/>
        </w:rPr>
        <w:t xml:space="preserve"> and accessibility of magnetic resonance–guided focused ultrasound (</w:t>
      </w:r>
      <w:proofErr w:type="spellStart"/>
      <w:r w:rsidRPr="009A6120">
        <w:rPr>
          <w:rFonts w:ascii="Times New Roman" w:hAnsi="Times New Roman" w:cs="Times New Roman"/>
        </w:rPr>
        <w:t>MRgFUS</w:t>
      </w:r>
      <w:proofErr w:type="spellEnd"/>
      <w:r w:rsidRPr="009A6120">
        <w:rPr>
          <w:rFonts w:ascii="Times New Roman" w:hAnsi="Times New Roman" w:cs="Times New Roman"/>
        </w:rPr>
        <w:t xml:space="preserve">) for the treatment of uterine leiomyomas. </w:t>
      </w:r>
      <w:proofErr w:type="spellStart"/>
      <w:r w:rsidRPr="009A6120">
        <w:rPr>
          <w:rFonts w:ascii="Times New Roman" w:hAnsi="Times New Roman" w:cs="Times New Roman"/>
        </w:rPr>
        <w:t>Fertil</w:t>
      </w:r>
      <w:proofErr w:type="spellEnd"/>
      <w:r w:rsidRPr="009A6120">
        <w:rPr>
          <w:rFonts w:ascii="Times New Roman" w:hAnsi="Times New Roman" w:cs="Times New Roman"/>
        </w:rPr>
        <w:t xml:space="preserve"> </w:t>
      </w:r>
      <w:proofErr w:type="spellStart"/>
      <w:r w:rsidRPr="009A6120">
        <w:rPr>
          <w:rFonts w:ascii="Times New Roman" w:hAnsi="Times New Roman" w:cs="Times New Roman"/>
        </w:rPr>
        <w:t>Steril</w:t>
      </w:r>
      <w:proofErr w:type="spellEnd"/>
      <w:r w:rsidRPr="009A6120">
        <w:rPr>
          <w:rFonts w:ascii="Times New Roman" w:hAnsi="Times New Roman" w:cs="Times New Roman"/>
        </w:rPr>
        <w:t xml:space="preserve">. 2010 Oct 1;94(5):1864–8. </w:t>
      </w:r>
    </w:p>
    <w:p w:rsidRPr="009A6120" w:rsidR="009A6120" w:rsidP="009A6120" w:rsidRDefault="009A6120" w14:paraId="7D2057D7" w14:textId="77777777">
      <w:pPr>
        <w:pStyle w:val="Bibliography"/>
        <w:rPr>
          <w:rFonts w:ascii="Times New Roman" w:hAnsi="Times New Roman" w:cs="Times New Roman"/>
        </w:rPr>
      </w:pPr>
      <w:r w:rsidRPr="009A6120">
        <w:rPr>
          <w:rFonts w:ascii="Times New Roman" w:hAnsi="Times New Roman" w:cs="Times New Roman"/>
        </w:rPr>
        <w:t xml:space="preserve">28. </w:t>
      </w:r>
      <w:r w:rsidRPr="009A6120">
        <w:rPr>
          <w:rFonts w:ascii="Times New Roman" w:hAnsi="Times New Roman" w:cs="Times New Roman"/>
        </w:rPr>
        <w:tab/>
      </w:r>
      <w:r w:rsidRPr="009A6120">
        <w:rPr>
          <w:rFonts w:ascii="Times New Roman" w:hAnsi="Times New Roman" w:cs="Times New Roman"/>
        </w:rPr>
        <w:t xml:space="preserve">Kim Y sun, Bae DS, Park MJ, </w:t>
      </w:r>
      <w:proofErr w:type="spellStart"/>
      <w:r w:rsidRPr="009A6120">
        <w:rPr>
          <w:rFonts w:ascii="Times New Roman" w:hAnsi="Times New Roman" w:cs="Times New Roman"/>
        </w:rPr>
        <w:t>Viitala</w:t>
      </w:r>
      <w:proofErr w:type="spellEnd"/>
      <w:r w:rsidRPr="009A6120">
        <w:rPr>
          <w:rFonts w:ascii="Times New Roman" w:hAnsi="Times New Roman" w:cs="Times New Roman"/>
        </w:rPr>
        <w:t xml:space="preserve"> A, </w:t>
      </w:r>
      <w:proofErr w:type="spellStart"/>
      <w:r w:rsidRPr="009A6120">
        <w:rPr>
          <w:rFonts w:ascii="Times New Roman" w:hAnsi="Times New Roman" w:cs="Times New Roman"/>
        </w:rPr>
        <w:t>Keserci</w:t>
      </w:r>
      <w:proofErr w:type="spellEnd"/>
      <w:r w:rsidRPr="009A6120">
        <w:rPr>
          <w:rFonts w:ascii="Times New Roman" w:hAnsi="Times New Roman" w:cs="Times New Roman"/>
        </w:rPr>
        <w:t xml:space="preserve"> B, </w:t>
      </w:r>
      <w:proofErr w:type="spellStart"/>
      <w:r w:rsidRPr="009A6120">
        <w:rPr>
          <w:rFonts w:ascii="Times New Roman" w:hAnsi="Times New Roman" w:cs="Times New Roman"/>
        </w:rPr>
        <w:t>Rhim</w:t>
      </w:r>
      <w:proofErr w:type="spellEnd"/>
      <w:r w:rsidRPr="009A6120">
        <w:rPr>
          <w:rFonts w:ascii="Times New Roman" w:hAnsi="Times New Roman" w:cs="Times New Roman"/>
        </w:rPr>
        <w:t xml:space="preserve"> H, et al. Techniques to Expand Patient Selection for MRI-Guided High-Intensity Focused Ultrasound Ablation of Uterine Fibroids. Am J </w:t>
      </w:r>
      <w:proofErr w:type="spellStart"/>
      <w:r w:rsidRPr="009A6120">
        <w:rPr>
          <w:rFonts w:ascii="Times New Roman" w:hAnsi="Times New Roman" w:cs="Times New Roman"/>
        </w:rPr>
        <w:t>Roentgenol</w:t>
      </w:r>
      <w:proofErr w:type="spellEnd"/>
      <w:r w:rsidRPr="009A6120">
        <w:rPr>
          <w:rFonts w:ascii="Times New Roman" w:hAnsi="Times New Roman" w:cs="Times New Roman"/>
        </w:rPr>
        <w:t xml:space="preserve">. 2014 Feb;202(2):443–51. </w:t>
      </w:r>
    </w:p>
    <w:p w:rsidRPr="009A6120" w:rsidR="009A6120" w:rsidP="009A6120" w:rsidRDefault="009A6120" w14:paraId="5CD6BD47" w14:textId="77777777">
      <w:pPr>
        <w:pStyle w:val="Bibliography"/>
        <w:rPr>
          <w:rFonts w:ascii="Times New Roman" w:hAnsi="Times New Roman" w:cs="Times New Roman"/>
        </w:rPr>
      </w:pPr>
      <w:r w:rsidRPr="009A6120">
        <w:rPr>
          <w:rFonts w:ascii="Times New Roman" w:hAnsi="Times New Roman" w:cs="Times New Roman"/>
        </w:rPr>
        <w:t xml:space="preserve">29. </w:t>
      </w:r>
      <w:r w:rsidRPr="009A6120">
        <w:rPr>
          <w:rFonts w:ascii="Times New Roman" w:hAnsi="Times New Roman" w:cs="Times New Roman"/>
        </w:rPr>
        <w:tab/>
      </w:r>
      <w:r w:rsidRPr="009A6120">
        <w:rPr>
          <w:rFonts w:ascii="Times New Roman" w:hAnsi="Times New Roman" w:cs="Times New Roman"/>
        </w:rPr>
        <w:t xml:space="preserve">Köhler MO, </w:t>
      </w:r>
      <w:proofErr w:type="spellStart"/>
      <w:r w:rsidRPr="009A6120">
        <w:rPr>
          <w:rFonts w:ascii="Times New Roman" w:hAnsi="Times New Roman" w:cs="Times New Roman"/>
        </w:rPr>
        <w:t>Mougenot</w:t>
      </w:r>
      <w:proofErr w:type="spellEnd"/>
      <w:r w:rsidRPr="009A6120">
        <w:rPr>
          <w:rFonts w:ascii="Times New Roman" w:hAnsi="Times New Roman" w:cs="Times New Roman"/>
        </w:rPr>
        <w:t xml:space="preserve"> C, </w:t>
      </w:r>
      <w:proofErr w:type="spellStart"/>
      <w:r w:rsidRPr="009A6120">
        <w:rPr>
          <w:rFonts w:ascii="Times New Roman" w:hAnsi="Times New Roman" w:cs="Times New Roman"/>
        </w:rPr>
        <w:t>Quesson</w:t>
      </w:r>
      <w:proofErr w:type="spellEnd"/>
      <w:r w:rsidRPr="009A6120">
        <w:rPr>
          <w:rFonts w:ascii="Times New Roman" w:hAnsi="Times New Roman" w:cs="Times New Roman"/>
        </w:rPr>
        <w:t xml:space="preserve"> B, </w:t>
      </w:r>
      <w:proofErr w:type="spellStart"/>
      <w:r w:rsidRPr="009A6120">
        <w:rPr>
          <w:rFonts w:ascii="Times New Roman" w:hAnsi="Times New Roman" w:cs="Times New Roman"/>
        </w:rPr>
        <w:t>Enholm</w:t>
      </w:r>
      <w:proofErr w:type="spellEnd"/>
      <w:r w:rsidRPr="009A6120">
        <w:rPr>
          <w:rFonts w:ascii="Times New Roman" w:hAnsi="Times New Roman" w:cs="Times New Roman"/>
        </w:rPr>
        <w:t xml:space="preserve"> J, Le Bail B, Laurent C, et al. Volumetric HIFU ablation under 3D guidance of rapid MRI thermometry. Med Phys. 2009;36(8):3521–35. </w:t>
      </w:r>
    </w:p>
    <w:p w:rsidRPr="009A6120" w:rsidR="009A6120" w:rsidP="009A6120" w:rsidRDefault="009A6120" w14:paraId="35283578" w14:textId="77777777">
      <w:pPr>
        <w:pStyle w:val="Bibliography"/>
        <w:rPr>
          <w:rFonts w:ascii="Times New Roman" w:hAnsi="Times New Roman" w:cs="Times New Roman"/>
        </w:rPr>
      </w:pPr>
      <w:r w:rsidRPr="009A6120">
        <w:rPr>
          <w:rFonts w:ascii="Times New Roman" w:hAnsi="Times New Roman" w:cs="Times New Roman"/>
        </w:rPr>
        <w:t xml:space="preserve">30. </w:t>
      </w:r>
      <w:r w:rsidRPr="009A6120">
        <w:rPr>
          <w:rFonts w:ascii="Times New Roman" w:hAnsi="Times New Roman" w:cs="Times New Roman"/>
        </w:rPr>
        <w:tab/>
      </w:r>
      <w:r w:rsidRPr="009A6120">
        <w:rPr>
          <w:rFonts w:ascii="Times New Roman" w:hAnsi="Times New Roman" w:cs="Times New Roman"/>
        </w:rPr>
        <w:t xml:space="preserve">Baron P, </w:t>
      </w:r>
      <w:proofErr w:type="spellStart"/>
      <w:r w:rsidRPr="009A6120">
        <w:rPr>
          <w:rFonts w:ascii="Times New Roman" w:hAnsi="Times New Roman" w:cs="Times New Roman"/>
        </w:rPr>
        <w:t>Ries</w:t>
      </w:r>
      <w:proofErr w:type="spellEnd"/>
      <w:r w:rsidRPr="009A6120">
        <w:rPr>
          <w:rFonts w:ascii="Times New Roman" w:hAnsi="Times New Roman" w:cs="Times New Roman"/>
        </w:rPr>
        <w:t xml:space="preserve"> M, </w:t>
      </w:r>
      <w:proofErr w:type="spellStart"/>
      <w:r w:rsidRPr="009A6120">
        <w:rPr>
          <w:rFonts w:ascii="Times New Roman" w:hAnsi="Times New Roman" w:cs="Times New Roman"/>
        </w:rPr>
        <w:t>Deckers</w:t>
      </w:r>
      <w:proofErr w:type="spellEnd"/>
      <w:r w:rsidRPr="009A6120">
        <w:rPr>
          <w:rFonts w:ascii="Times New Roman" w:hAnsi="Times New Roman" w:cs="Times New Roman"/>
        </w:rPr>
        <w:t xml:space="preserve"> R, de </w:t>
      </w:r>
      <w:proofErr w:type="spellStart"/>
      <w:r w:rsidRPr="009A6120">
        <w:rPr>
          <w:rFonts w:ascii="Times New Roman" w:hAnsi="Times New Roman" w:cs="Times New Roman"/>
        </w:rPr>
        <w:t>Greef</w:t>
      </w:r>
      <w:proofErr w:type="spellEnd"/>
      <w:r w:rsidRPr="009A6120">
        <w:rPr>
          <w:rFonts w:ascii="Times New Roman" w:hAnsi="Times New Roman" w:cs="Times New Roman"/>
        </w:rPr>
        <w:t xml:space="preserve"> M, </w:t>
      </w:r>
      <w:proofErr w:type="spellStart"/>
      <w:r w:rsidRPr="009A6120">
        <w:rPr>
          <w:rFonts w:ascii="Times New Roman" w:hAnsi="Times New Roman" w:cs="Times New Roman"/>
        </w:rPr>
        <w:t>Tanttu</w:t>
      </w:r>
      <w:proofErr w:type="spellEnd"/>
      <w:r w:rsidRPr="009A6120">
        <w:rPr>
          <w:rFonts w:ascii="Times New Roman" w:hAnsi="Times New Roman" w:cs="Times New Roman"/>
        </w:rPr>
        <w:t xml:space="preserve"> J, Köhler M, et al. In vivo T2-based MR thermometry in adipose tissue layers for high-intensity focused ultrasound near-field monitoring. </w:t>
      </w:r>
      <w:proofErr w:type="spellStart"/>
      <w:r w:rsidRPr="009A6120">
        <w:rPr>
          <w:rFonts w:ascii="Times New Roman" w:hAnsi="Times New Roman" w:cs="Times New Roman"/>
        </w:rPr>
        <w:t>Magn</w:t>
      </w:r>
      <w:proofErr w:type="spellEnd"/>
      <w:r w:rsidRPr="009A6120">
        <w:rPr>
          <w:rFonts w:ascii="Times New Roman" w:hAnsi="Times New Roman" w:cs="Times New Roman"/>
        </w:rPr>
        <w:t xml:space="preserve"> </w:t>
      </w:r>
      <w:proofErr w:type="spellStart"/>
      <w:r w:rsidRPr="009A6120">
        <w:rPr>
          <w:rFonts w:ascii="Times New Roman" w:hAnsi="Times New Roman" w:cs="Times New Roman"/>
        </w:rPr>
        <w:t>Reson</w:t>
      </w:r>
      <w:proofErr w:type="spellEnd"/>
      <w:r w:rsidRPr="009A6120">
        <w:rPr>
          <w:rFonts w:ascii="Times New Roman" w:hAnsi="Times New Roman" w:cs="Times New Roman"/>
        </w:rPr>
        <w:t xml:space="preserve"> Med. 2014;72(4):1057–64. </w:t>
      </w:r>
    </w:p>
    <w:p w:rsidRPr="009A6120" w:rsidR="009A6120" w:rsidP="009A6120" w:rsidRDefault="009A6120" w14:paraId="62980CEA" w14:textId="77777777">
      <w:pPr>
        <w:pStyle w:val="Bibliography"/>
        <w:rPr>
          <w:rFonts w:ascii="Times New Roman" w:hAnsi="Times New Roman" w:cs="Times New Roman"/>
        </w:rPr>
      </w:pPr>
      <w:r w:rsidRPr="009A6120">
        <w:rPr>
          <w:rFonts w:ascii="Times New Roman" w:hAnsi="Times New Roman" w:cs="Times New Roman"/>
        </w:rPr>
        <w:lastRenderedPageBreak/>
        <w:t xml:space="preserve">31. </w:t>
      </w:r>
      <w:r w:rsidRPr="009A6120">
        <w:rPr>
          <w:rFonts w:ascii="Times New Roman" w:hAnsi="Times New Roman" w:cs="Times New Roman"/>
        </w:rPr>
        <w:tab/>
      </w:r>
      <w:proofErr w:type="spellStart"/>
      <w:r w:rsidRPr="009A6120">
        <w:rPr>
          <w:rFonts w:ascii="Times New Roman" w:hAnsi="Times New Roman" w:cs="Times New Roman"/>
        </w:rPr>
        <w:t>Ikink</w:t>
      </w:r>
      <w:proofErr w:type="spellEnd"/>
      <w:r w:rsidRPr="009A6120">
        <w:rPr>
          <w:rFonts w:ascii="Times New Roman" w:hAnsi="Times New Roman" w:cs="Times New Roman"/>
        </w:rPr>
        <w:t xml:space="preserve"> ME, van </w:t>
      </w:r>
      <w:proofErr w:type="spellStart"/>
      <w:r w:rsidRPr="009A6120">
        <w:rPr>
          <w:rFonts w:ascii="Times New Roman" w:hAnsi="Times New Roman" w:cs="Times New Roman"/>
        </w:rPr>
        <w:t>Breugel</w:t>
      </w:r>
      <w:proofErr w:type="spellEnd"/>
      <w:r w:rsidRPr="009A6120">
        <w:rPr>
          <w:rFonts w:ascii="Times New Roman" w:hAnsi="Times New Roman" w:cs="Times New Roman"/>
        </w:rPr>
        <w:t xml:space="preserve"> JMM, Schubert G, </w:t>
      </w:r>
      <w:proofErr w:type="spellStart"/>
      <w:r w:rsidRPr="009A6120">
        <w:rPr>
          <w:rFonts w:ascii="Times New Roman" w:hAnsi="Times New Roman" w:cs="Times New Roman"/>
        </w:rPr>
        <w:t>Nijenhuis</w:t>
      </w:r>
      <w:proofErr w:type="spellEnd"/>
      <w:r w:rsidRPr="009A6120">
        <w:rPr>
          <w:rFonts w:ascii="Times New Roman" w:hAnsi="Times New Roman" w:cs="Times New Roman"/>
        </w:rPr>
        <w:t xml:space="preserve"> RJ, Bartels LW, </w:t>
      </w:r>
      <w:proofErr w:type="spellStart"/>
      <w:r w:rsidRPr="009A6120">
        <w:rPr>
          <w:rFonts w:ascii="Times New Roman" w:hAnsi="Times New Roman" w:cs="Times New Roman"/>
        </w:rPr>
        <w:t>Moonen</w:t>
      </w:r>
      <w:proofErr w:type="spellEnd"/>
      <w:r w:rsidRPr="009A6120">
        <w:rPr>
          <w:rFonts w:ascii="Times New Roman" w:hAnsi="Times New Roman" w:cs="Times New Roman"/>
        </w:rPr>
        <w:t xml:space="preserve"> CTW, et al. Volumetric MR-Guided High-Intensity Focused Ultrasound with Direct Skin Cooling for the Treatment of Symptomatic Uterine Fibroids: Proof-of-Concept Study. BioMed Res Int. 2015 Aug 30;</w:t>
      </w:r>
      <w:proofErr w:type="gramStart"/>
      <w:r w:rsidRPr="009A6120">
        <w:rPr>
          <w:rFonts w:ascii="Times New Roman" w:hAnsi="Times New Roman" w:cs="Times New Roman"/>
        </w:rPr>
        <w:t>2015:e</w:t>
      </w:r>
      <w:proofErr w:type="gramEnd"/>
      <w:r w:rsidRPr="009A6120">
        <w:rPr>
          <w:rFonts w:ascii="Times New Roman" w:hAnsi="Times New Roman" w:cs="Times New Roman"/>
        </w:rPr>
        <w:t xml:space="preserve">684250. </w:t>
      </w:r>
    </w:p>
    <w:p w:rsidRPr="009A6120" w:rsidR="009A6120" w:rsidP="009A6120" w:rsidRDefault="009A6120" w14:paraId="7E34626B" w14:textId="77777777">
      <w:pPr>
        <w:pStyle w:val="Bibliography"/>
        <w:rPr>
          <w:rFonts w:ascii="Times New Roman" w:hAnsi="Times New Roman" w:cs="Times New Roman"/>
        </w:rPr>
      </w:pPr>
      <w:r w:rsidRPr="009A6120">
        <w:rPr>
          <w:rFonts w:ascii="Times New Roman" w:hAnsi="Times New Roman" w:cs="Times New Roman"/>
        </w:rPr>
        <w:t xml:space="preserve">32. </w:t>
      </w:r>
      <w:r w:rsidRPr="009A6120">
        <w:rPr>
          <w:rFonts w:ascii="Times New Roman" w:hAnsi="Times New Roman" w:cs="Times New Roman"/>
        </w:rPr>
        <w:tab/>
      </w:r>
      <w:r w:rsidRPr="009A6120">
        <w:rPr>
          <w:rFonts w:ascii="Times New Roman" w:hAnsi="Times New Roman" w:cs="Times New Roman"/>
        </w:rPr>
        <w:t xml:space="preserve">Zhao Z, Wu F. </w:t>
      </w:r>
      <w:proofErr w:type="gramStart"/>
      <w:r w:rsidRPr="009A6120">
        <w:rPr>
          <w:rFonts w:ascii="Times New Roman" w:hAnsi="Times New Roman" w:cs="Times New Roman"/>
        </w:rPr>
        <w:t>Minimally-invasive</w:t>
      </w:r>
      <w:proofErr w:type="gramEnd"/>
      <w:r w:rsidRPr="009A6120">
        <w:rPr>
          <w:rFonts w:ascii="Times New Roman" w:hAnsi="Times New Roman" w:cs="Times New Roman"/>
        </w:rPr>
        <w:t xml:space="preserve"> thermal ablation of early-stage breast cancer: A systemic review. </w:t>
      </w:r>
      <w:proofErr w:type="spellStart"/>
      <w:r w:rsidRPr="009A6120">
        <w:rPr>
          <w:rFonts w:ascii="Times New Roman" w:hAnsi="Times New Roman" w:cs="Times New Roman"/>
        </w:rPr>
        <w:t>Eur</w:t>
      </w:r>
      <w:proofErr w:type="spellEnd"/>
      <w:r w:rsidRPr="009A6120">
        <w:rPr>
          <w:rFonts w:ascii="Times New Roman" w:hAnsi="Times New Roman" w:cs="Times New Roman"/>
        </w:rPr>
        <w:t xml:space="preserve"> J Surg Oncol EJSO. 2010 Dec 1;36(12):1149–55. </w:t>
      </w:r>
    </w:p>
    <w:p w:rsidRPr="009A6120" w:rsidR="009A6120" w:rsidP="009A6120" w:rsidRDefault="009A6120" w14:paraId="3AB094EA" w14:textId="77777777">
      <w:pPr>
        <w:pStyle w:val="Bibliography"/>
        <w:rPr>
          <w:rFonts w:ascii="Times New Roman" w:hAnsi="Times New Roman" w:cs="Times New Roman"/>
        </w:rPr>
      </w:pPr>
      <w:r w:rsidRPr="009A6120">
        <w:rPr>
          <w:rFonts w:ascii="Times New Roman" w:hAnsi="Times New Roman" w:cs="Times New Roman"/>
        </w:rPr>
        <w:t xml:space="preserve">33. </w:t>
      </w:r>
      <w:r w:rsidRPr="009A6120">
        <w:rPr>
          <w:rFonts w:ascii="Times New Roman" w:hAnsi="Times New Roman" w:cs="Times New Roman"/>
        </w:rPr>
        <w:tab/>
      </w:r>
      <w:proofErr w:type="spellStart"/>
      <w:r w:rsidRPr="009A6120">
        <w:rPr>
          <w:rFonts w:ascii="Times New Roman" w:hAnsi="Times New Roman" w:cs="Times New Roman"/>
        </w:rPr>
        <w:t>Illing</w:t>
      </w:r>
      <w:proofErr w:type="spellEnd"/>
      <w:r w:rsidRPr="009A6120">
        <w:rPr>
          <w:rFonts w:ascii="Times New Roman" w:hAnsi="Times New Roman" w:cs="Times New Roman"/>
        </w:rPr>
        <w:t xml:space="preserve"> RO, Kennedy JE, Wu F, </w:t>
      </w:r>
      <w:proofErr w:type="spellStart"/>
      <w:r w:rsidRPr="009A6120">
        <w:rPr>
          <w:rFonts w:ascii="Times New Roman" w:hAnsi="Times New Roman" w:cs="Times New Roman"/>
        </w:rPr>
        <w:t>ter</w:t>
      </w:r>
      <w:proofErr w:type="spellEnd"/>
      <w:r w:rsidRPr="009A6120">
        <w:rPr>
          <w:rFonts w:ascii="Times New Roman" w:hAnsi="Times New Roman" w:cs="Times New Roman"/>
        </w:rPr>
        <w:t xml:space="preserve"> </w:t>
      </w:r>
      <w:proofErr w:type="spellStart"/>
      <w:r w:rsidRPr="009A6120">
        <w:rPr>
          <w:rFonts w:ascii="Times New Roman" w:hAnsi="Times New Roman" w:cs="Times New Roman"/>
        </w:rPr>
        <w:t>Haar</w:t>
      </w:r>
      <w:proofErr w:type="spellEnd"/>
      <w:r w:rsidRPr="009A6120">
        <w:rPr>
          <w:rFonts w:ascii="Times New Roman" w:hAnsi="Times New Roman" w:cs="Times New Roman"/>
        </w:rPr>
        <w:t xml:space="preserve"> GR, </w:t>
      </w:r>
      <w:proofErr w:type="spellStart"/>
      <w:r w:rsidRPr="009A6120">
        <w:rPr>
          <w:rFonts w:ascii="Times New Roman" w:hAnsi="Times New Roman" w:cs="Times New Roman"/>
        </w:rPr>
        <w:t>Protheroe</w:t>
      </w:r>
      <w:proofErr w:type="spellEnd"/>
      <w:r w:rsidRPr="009A6120">
        <w:rPr>
          <w:rFonts w:ascii="Times New Roman" w:hAnsi="Times New Roman" w:cs="Times New Roman"/>
        </w:rPr>
        <w:t xml:space="preserve"> AS, Friend PJ, et al. The safety and feasibility of extracorporeal high-intensity focused ultrasound (HIFU) for the treatment of liver and kidney </w:t>
      </w:r>
      <w:proofErr w:type="spellStart"/>
      <w:r w:rsidRPr="009A6120">
        <w:rPr>
          <w:rFonts w:ascii="Times New Roman" w:hAnsi="Times New Roman" w:cs="Times New Roman"/>
        </w:rPr>
        <w:t>tumours</w:t>
      </w:r>
      <w:proofErr w:type="spellEnd"/>
      <w:r w:rsidRPr="009A6120">
        <w:rPr>
          <w:rFonts w:ascii="Times New Roman" w:hAnsi="Times New Roman" w:cs="Times New Roman"/>
        </w:rPr>
        <w:t xml:space="preserve"> in a Western population. Br J Cancer. 2005 Oct;93(8):890–5. </w:t>
      </w:r>
    </w:p>
    <w:p w:rsidRPr="009A6120" w:rsidR="009A6120" w:rsidP="009A6120" w:rsidRDefault="009A6120" w14:paraId="234D9A2B" w14:textId="77777777">
      <w:pPr>
        <w:pStyle w:val="Bibliography"/>
        <w:rPr>
          <w:rFonts w:ascii="Times New Roman" w:hAnsi="Times New Roman" w:cs="Times New Roman"/>
        </w:rPr>
      </w:pPr>
      <w:r w:rsidRPr="009A6120">
        <w:rPr>
          <w:rFonts w:ascii="Times New Roman" w:hAnsi="Times New Roman" w:cs="Times New Roman"/>
        </w:rPr>
        <w:t xml:space="preserve">34. </w:t>
      </w:r>
      <w:r w:rsidRPr="009A6120">
        <w:rPr>
          <w:rFonts w:ascii="Times New Roman" w:hAnsi="Times New Roman" w:cs="Times New Roman"/>
        </w:rPr>
        <w:tab/>
      </w:r>
      <w:proofErr w:type="spellStart"/>
      <w:r w:rsidRPr="009A6120">
        <w:rPr>
          <w:rFonts w:ascii="Times New Roman" w:hAnsi="Times New Roman" w:cs="Times New Roman"/>
        </w:rPr>
        <w:t>Ghanouni</w:t>
      </w:r>
      <w:proofErr w:type="spellEnd"/>
      <w:r w:rsidRPr="009A6120">
        <w:rPr>
          <w:rFonts w:ascii="Times New Roman" w:hAnsi="Times New Roman" w:cs="Times New Roman"/>
        </w:rPr>
        <w:t xml:space="preserve"> P, </w:t>
      </w:r>
      <w:proofErr w:type="spellStart"/>
      <w:r w:rsidRPr="009A6120">
        <w:rPr>
          <w:rFonts w:ascii="Times New Roman" w:hAnsi="Times New Roman" w:cs="Times New Roman"/>
        </w:rPr>
        <w:t>Dobrotwir</w:t>
      </w:r>
      <w:proofErr w:type="spellEnd"/>
      <w:r w:rsidRPr="009A6120">
        <w:rPr>
          <w:rFonts w:ascii="Times New Roman" w:hAnsi="Times New Roman" w:cs="Times New Roman"/>
        </w:rPr>
        <w:t xml:space="preserve"> A, </w:t>
      </w:r>
      <w:proofErr w:type="spellStart"/>
      <w:r w:rsidRPr="009A6120">
        <w:rPr>
          <w:rFonts w:ascii="Times New Roman" w:hAnsi="Times New Roman" w:cs="Times New Roman"/>
        </w:rPr>
        <w:t>Bazzocchi</w:t>
      </w:r>
      <w:proofErr w:type="spellEnd"/>
      <w:r w:rsidRPr="009A6120">
        <w:rPr>
          <w:rFonts w:ascii="Times New Roman" w:hAnsi="Times New Roman" w:cs="Times New Roman"/>
        </w:rPr>
        <w:t xml:space="preserve"> A, </w:t>
      </w:r>
      <w:proofErr w:type="spellStart"/>
      <w:r w:rsidRPr="009A6120">
        <w:rPr>
          <w:rFonts w:ascii="Times New Roman" w:hAnsi="Times New Roman" w:cs="Times New Roman"/>
        </w:rPr>
        <w:t>Bucknor</w:t>
      </w:r>
      <w:proofErr w:type="spellEnd"/>
      <w:r w:rsidRPr="009A6120">
        <w:rPr>
          <w:rFonts w:ascii="Times New Roman" w:hAnsi="Times New Roman" w:cs="Times New Roman"/>
        </w:rPr>
        <w:t xml:space="preserve"> M, </w:t>
      </w:r>
      <w:proofErr w:type="spellStart"/>
      <w:r w:rsidRPr="009A6120">
        <w:rPr>
          <w:rFonts w:ascii="Times New Roman" w:hAnsi="Times New Roman" w:cs="Times New Roman"/>
        </w:rPr>
        <w:t>Bitton</w:t>
      </w:r>
      <w:proofErr w:type="spellEnd"/>
      <w:r w:rsidRPr="009A6120">
        <w:rPr>
          <w:rFonts w:ascii="Times New Roman" w:hAnsi="Times New Roman" w:cs="Times New Roman"/>
        </w:rPr>
        <w:t xml:space="preserve"> R, Rosenberg J, et al. Magnetic resonance-guided focused ultrasound treatment of extra-abdominal desmoid tumors: a retrospective multicenter study. </w:t>
      </w:r>
      <w:proofErr w:type="spellStart"/>
      <w:r w:rsidRPr="009A6120">
        <w:rPr>
          <w:rFonts w:ascii="Times New Roman" w:hAnsi="Times New Roman" w:cs="Times New Roman"/>
        </w:rPr>
        <w:t>Eur</w:t>
      </w:r>
      <w:proofErr w:type="spellEnd"/>
      <w:r w:rsidRPr="009A6120">
        <w:rPr>
          <w:rFonts w:ascii="Times New Roman" w:hAnsi="Times New Roman" w:cs="Times New Roman"/>
        </w:rPr>
        <w:t xml:space="preserve"> </w:t>
      </w:r>
      <w:proofErr w:type="spellStart"/>
      <w:r w:rsidRPr="009A6120">
        <w:rPr>
          <w:rFonts w:ascii="Times New Roman" w:hAnsi="Times New Roman" w:cs="Times New Roman"/>
        </w:rPr>
        <w:t>Radiol</w:t>
      </w:r>
      <w:proofErr w:type="spellEnd"/>
      <w:r w:rsidRPr="009A6120">
        <w:rPr>
          <w:rFonts w:ascii="Times New Roman" w:hAnsi="Times New Roman" w:cs="Times New Roman"/>
        </w:rPr>
        <w:t xml:space="preserve">. 2017 Feb 1;27(2):732–40. </w:t>
      </w:r>
    </w:p>
    <w:p w:rsidRPr="009A6120" w:rsidR="009A6120" w:rsidP="009A6120" w:rsidRDefault="009A6120" w14:paraId="73203032" w14:textId="77777777">
      <w:pPr>
        <w:pStyle w:val="Bibliography"/>
        <w:rPr>
          <w:rFonts w:ascii="Times New Roman" w:hAnsi="Times New Roman" w:cs="Times New Roman"/>
        </w:rPr>
      </w:pPr>
      <w:r w:rsidRPr="009A6120">
        <w:rPr>
          <w:rFonts w:ascii="Times New Roman" w:hAnsi="Times New Roman" w:cs="Times New Roman"/>
        </w:rPr>
        <w:t xml:space="preserve">35. </w:t>
      </w:r>
      <w:r w:rsidRPr="009A6120">
        <w:rPr>
          <w:rFonts w:ascii="Times New Roman" w:hAnsi="Times New Roman" w:cs="Times New Roman"/>
        </w:rPr>
        <w:tab/>
      </w:r>
      <w:proofErr w:type="spellStart"/>
      <w:r w:rsidRPr="009A6120">
        <w:rPr>
          <w:rFonts w:ascii="Times New Roman" w:hAnsi="Times New Roman" w:cs="Times New Roman"/>
        </w:rPr>
        <w:t>Pennes</w:t>
      </w:r>
      <w:proofErr w:type="spellEnd"/>
      <w:r w:rsidRPr="009A6120">
        <w:rPr>
          <w:rFonts w:ascii="Times New Roman" w:hAnsi="Times New Roman" w:cs="Times New Roman"/>
        </w:rPr>
        <w:t xml:space="preserve"> HH. Analysis of Tissue and Arterial Blood Temperatures in the Resting Human Forearm. J Appl Physiol. 1948 Aug;1(2):93–122. </w:t>
      </w:r>
    </w:p>
    <w:p w:rsidRPr="009A6120" w:rsidR="009A6120" w:rsidP="009A6120" w:rsidRDefault="009A6120" w14:paraId="34E5E06E" w14:textId="77777777">
      <w:pPr>
        <w:pStyle w:val="Bibliography"/>
        <w:rPr>
          <w:rFonts w:ascii="Times New Roman" w:hAnsi="Times New Roman" w:cs="Times New Roman"/>
        </w:rPr>
      </w:pPr>
      <w:r w:rsidRPr="009A6120">
        <w:rPr>
          <w:rFonts w:ascii="Times New Roman" w:hAnsi="Times New Roman" w:cs="Times New Roman"/>
        </w:rPr>
        <w:t xml:space="preserve">36. </w:t>
      </w:r>
      <w:r w:rsidRPr="009A6120">
        <w:rPr>
          <w:rFonts w:ascii="Times New Roman" w:hAnsi="Times New Roman" w:cs="Times New Roman"/>
        </w:rPr>
        <w:tab/>
      </w:r>
      <w:r w:rsidRPr="009A6120">
        <w:rPr>
          <w:rFonts w:ascii="Times New Roman" w:hAnsi="Times New Roman" w:cs="Times New Roman"/>
        </w:rPr>
        <w:t xml:space="preserve">Mahoney K, </w:t>
      </w:r>
      <w:proofErr w:type="spellStart"/>
      <w:r w:rsidRPr="009A6120">
        <w:rPr>
          <w:rFonts w:ascii="Times New Roman" w:hAnsi="Times New Roman" w:cs="Times New Roman"/>
        </w:rPr>
        <w:t>Fjield</w:t>
      </w:r>
      <w:proofErr w:type="spellEnd"/>
      <w:r w:rsidRPr="009A6120">
        <w:rPr>
          <w:rFonts w:ascii="Times New Roman" w:hAnsi="Times New Roman" w:cs="Times New Roman"/>
        </w:rPr>
        <w:t xml:space="preserve"> T, </w:t>
      </w:r>
      <w:proofErr w:type="spellStart"/>
      <w:r w:rsidRPr="009A6120">
        <w:rPr>
          <w:rFonts w:ascii="Times New Roman" w:hAnsi="Times New Roman" w:cs="Times New Roman"/>
        </w:rPr>
        <w:t>McDannold</w:t>
      </w:r>
      <w:proofErr w:type="spellEnd"/>
      <w:r w:rsidRPr="009A6120">
        <w:rPr>
          <w:rFonts w:ascii="Times New Roman" w:hAnsi="Times New Roman" w:cs="Times New Roman"/>
        </w:rPr>
        <w:t xml:space="preserve"> N, Clement G, </w:t>
      </w:r>
      <w:proofErr w:type="spellStart"/>
      <w:r w:rsidRPr="009A6120">
        <w:rPr>
          <w:rFonts w:ascii="Times New Roman" w:hAnsi="Times New Roman" w:cs="Times New Roman"/>
        </w:rPr>
        <w:t>Hynynen</w:t>
      </w:r>
      <w:proofErr w:type="spellEnd"/>
      <w:r w:rsidRPr="009A6120">
        <w:rPr>
          <w:rFonts w:ascii="Times New Roman" w:hAnsi="Times New Roman" w:cs="Times New Roman"/>
        </w:rPr>
        <w:t xml:space="preserve"> K. Comparison of modelled and observed temperature elevations induced by focused ultrasound: implications for treatment planning. Phys Med Biol. 2001 Jun;46(7):1785–98. </w:t>
      </w:r>
    </w:p>
    <w:p w:rsidRPr="009A6120" w:rsidR="009A6120" w:rsidP="009A6120" w:rsidRDefault="009A6120" w14:paraId="71DFB5F2" w14:textId="77777777">
      <w:pPr>
        <w:pStyle w:val="Bibliography"/>
        <w:rPr>
          <w:rFonts w:ascii="Times New Roman" w:hAnsi="Times New Roman" w:cs="Times New Roman"/>
        </w:rPr>
      </w:pPr>
      <w:r w:rsidRPr="009A6120">
        <w:rPr>
          <w:rFonts w:ascii="Times New Roman" w:hAnsi="Times New Roman" w:cs="Times New Roman"/>
        </w:rPr>
        <w:t xml:space="preserve">37. </w:t>
      </w:r>
      <w:r w:rsidRPr="009A6120">
        <w:rPr>
          <w:rFonts w:ascii="Times New Roman" w:hAnsi="Times New Roman" w:cs="Times New Roman"/>
        </w:rPr>
        <w:tab/>
      </w:r>
      <w:r w:rsidRPr="009A6120">
        <w:rPr>
          <w:rFonts w:ascii="Times New Roman" w:hAnsi="Times New Roman" w:cs="Times New Roman"/>
        </w:rPr>
        <w:t xml:space="preserve">Hudson TJ, </w:t>
      </w:r>
      <w:proofErr w:type="spellStart"/>
      <w:r w:rsidRPr="009A6120">
        <w:rPr>
          <w:rFonts w:ascii="Times New Roman" w:hAnsi="Times New Roman" w:cs="Times New Roman"/>
        </w:rPr>
        <w:t>Looi</w:t>
      </w:r>
      <w:proofErr w:type="spellEnd"/>
      <w:r w:rsidRPr="009A6120">
        <w:rPr>
          <w:rFonts w:ascii="Times New Roman" w:hAnsi="Times New Roman" w:cs="Times New Roman"/>
        </w:rPr>
        <w:t xml:space="preserve"> T, Pichardo S, Amaral J, Temple M, Drake JM, et al. Simulating thermal effects of MR-guided focused ultrasound in cortical bone and its surrounding tissue. Med Phys. 2018;45(2):506–19. </w:t>
      </w:r>
    </w:p>
    <w:p w:rsidRPr="009A6120" w:rsidR="009A6120" w:rsidP="009A6120" w:rsidRDefault="009A6120" w14:paraId="2E540AE3" w14:textId="77777777">
      <w:pPr>
        <w:pStyle w:val="Bibliography"/>
        <w:rPr>
          <w:rFonts w:ascii="Times New Roman" w:hAnsi="Times New Roman" w:cs="Times New Roman"/>
        </w:rPr>
      </w:pPr>
      <w:r w:rsidRPr="009A6120">
        <w:rPr>
          <w:rFonts w:ascii="Times New Roman" w:hAnsi="Times New Roman" w:cs="Times New Roman"/>
        </w:rPr>
        <w:t xml:space="preserve">38. </w:t>
      </w:r>
      <w:r w:rsidRPr="009A6120">
        <w:rPr>
          <w:rFonts w:ascii="Times New Roman" w:hAnsi="Times New Roman" w:cs="Times New Roman"/>
        </w:rPr>
        <w:tab/>
      </w:r>
      <w:proofErr w:type="spellStart"/>
      <w:r w:rsidRPr="009A6120">
        <w:rPr>
          <w:rFonts w:ascii="Times New Roman" w:hAnsi="Times New Roman" w:cs="Times New Roman"/>
        </w:rPr>
        <w:t>Hyvärinen</w:t>
      </w:r>
      <w:proofErr w:type="spellEnd"/>
      <w:r w:rsidRPr="009A6120">
        <w:rPr>
          <w:rFonts w:ascii="Times New Roman" w:hAnsi="Times New Roman" w:cs="Times New Roman"/>
        </w:rPr>
        <w:t xml:space="preserve"> M, Huang Y, David E, </w:t>
      </w:r>
      <w:proofErr w:type="spellStart"/>
      <w:r w:rsidRPr="009A6120">
        <w:rPr>
          <w:rFonts w:ascii="Times New Roman" w:hAnsi="Times New Roman" w:cs="Times New Roman"/>
        </w:rPr>
        <w:t>Hynynen</w:t>
      </w:r>
      <w:proofErr w:type="spellEnd"/>
      <w:r w:rsidRPr="009A6120">
        <w:rPr>
          <w:rFonts w:ascii="Times New Roman" w:hAnsi="Times New Roman" w:cs="Times New Roman"/>
        </w:rPr>
        <w:t xml:space="preserve"> K. Comparison of computer simulations and clinical treatment results of magnetic resonance-guided focused ultrasound surgery (</w:t>
      </w:r>
      <w:proofErr w:type="spellStart"/>
      <w:r w:rsidRPr="009A6120">
        <w:rPr>
          <w:rFonts w:ascii="Times New Roman" w:hAnsi="Times New Roman" w:cs="Times New Roman"/>
        </w:rPr>
        <w:t>MRgFUS</w:t>
      </w:r>
      <w:proofErr w:type="spellEnd"/>
      <w:r w:rsidRPr="009A6120">
        <w:rPr>
          <w:rFonts w:ascii="Times New Roman" w:hAnsi="Times New Roman" w:cs="Times New Roman"/>
        </w:rPr>
        <w:t xml:space="preserve">) of uterine fibroids. Med Phys. 2022;49(4):2101–19. </w:t>
      </w:r>
    </w:p>
    <w:p w:rsidRPr="009A6120" w:rsidR="009A6120" w:rsidP="009A6120" w:rsidRDefault="009A6120" w14:paraId="6932779C" w14:textId="77777777">
      <w:pPr>
        <w:pStyle w:val="Bibliography"/>
        <w:rPr>
          <w:rFonts w:ascii="Times New Roman" w:hAnsi="Times New Roman" w:cs="Times New Roman"/>
        </w:rPr>
      </w:pPr>
      <w:r w:rsidRPr="009A6120">
        <w:rPr>
          <w:rFonts w:ascii="Times New Roman" w:hAnsi="Times New Roman" w:cs="Times New Roman"/>
        </w:rPr>
        <w:t xml:space="preserve">39. </w:t>
      </w:r>
      <w:r w:rsidRPr="009A6120">
        <w:rPr>
          <w:rFonts w:ascii="Times New Roman" w:hAnsi="Times New Roman" w:cs="Times New Roman"/>
        </w:rPr>
        <w:tab/>
      </w:r>
      <w:proofErr w:type="spellStart"/>
      <w:r w:rsidRPr="009A6120">
        <w:rPr>
          <w:rFonts w:ascii="Times New Roman" w:hAnsi="Times New Roman" w:cs="Times New Roman"/>
        </w:rPr>
        <w:t>Damianou</w:t>
      </w:r>
      <w:proofErr w:type="spellEnd"/>
      <w:r w:rsidRPr="009A6120">
        <w:rPr>
          <w:rFonts w:ascii="Times New Roman" w:hAnsi="Times New Roman" w:cs="Times New Roman"/>
        </w:rPr>
        <w:t xml:space="preserve"> CA, Sanghvi NT, Fry FJ, </w:t>
      </w:r>
      <w:proofErr w:type="spellStart"/>
      <w:r w:rsidRPr="009A6120">
        <w:rPr>
          <w:rFonts w:ascii="Times New Roman" w:hAnsi="Times New Roman" w:cs="Times New Roman"/>
        </w:rPr>
        <w:t>Maass</w:t>
      </w:r>
      <w:proofErr w:type="spellEnd"/>
      <w:r w:rsidRPr="009A6120">
        <w:rPr>
          <w:rFonts w:ascii="Times New Roman" w:hAnsi="Times New Roman" w:cs="Times New Roman"/>
        </w:rPr>
        <w:t xml:space="preserve">-Moreno R. Dependence of ultrasonic attenuation and absorption in dog soft tissues on temperature and thermal dose. J </w:t>
      </w:r>
      <w:proofErr w:type="spellStart"/>
      <w:r w:rsidRPr="009A6120">
        <w:rPr>
          <w:rFonts w:ascii="Times New Roman" w:hAnsi="Times New Roman" w:cs="Times New Roman"/>
        </w:rPr>
        <w:t>Acoust</w:t>
      </w:r>
      <w:proofErr w:type="spellEnd"/>
      <w:r w:rsidRPr="009A6120">
        <w:rPr>
          <w:rFonts w:ascii="Times New Roman" w:hAnsi="Times New Roman" w:cs="Times New Roman"/>
        </w:rPr>
        <w:t xml:space="preserve"> Soc Am. 1997 Jul;102(1):628–34. </w:t>
      </w:r>
    </w:p>
    <w:p w:rsidRPr="009A6120" w:rsidR="009A6120" w:rsidP="009A6120" w:rsidRDefault="009A6120" w14:paraId="50239102" w14:textId="77777777">
      <w:pPr>
        <w:pStyle w:val="Bibliography"/>
        <w:rPr>
          <w:rFonts w:ascii="Times New Roman" w:hAnsi="Times New Roman" w:cs="Times New Roman"/>
        </w:rPr>
      </w:pPr>
      <w:r w:rsidRPr="009A6120">
        <w:rPr>
          <w:rFonts w:ascii="Times New Roman" w:hAnsi="Times New Roman" w:cs="Times New Roman"/>
        </w:rPr>
        <w:t xml:space="preserve">40. </w:t>
      </w:r>
      <w:r w:rsidRPr="009A6120">
        <w:rPr>
          <w:rFonts w:ascii="Times New Roman" w:hAnsi="Times New Roman" w:cs="Times New Roman"/>
        </w:rPr>
        <w:tab/>
      </w:r>
      <w:proofErr w:type="spellStart"/>
      <w:r w:rsidRPr="009A6120">
        <w:rPr>
          <w:rFonts w:ascii="Times New Roman" w:hAnsi="Times New Roman" w:cs="Times New Roman"/>
        </w:rPr>
        <w:t>Rossmann</w:t>
      </w:r>
      <w:proofErr w:type="spellEnd"/>
      <w:r w:rsidRPr="009A6120">
        <w:rPr>
          <w:rFonts w:ascii="Times New Roman" w:hAnsi="Times New Roman" w:cs="Times New Roman"/>
        </w:rPr>
        <w:t xml:space="preserve"> C, </w:t>
      </w:r>
      <w:proofErr w:type="spellStart"/>
      <w:r w:rsidRPr="009A6120">
        <w:rPr>
          <w:rFonts w:ascii="Times New Roman" w:hAnsi="Times New Roman" w:cs="Times New Roman"/>
        </w:rPr>
        <w:t>Haemmerich</w:t>
      </w:r>
      <w:proofErr w:type="spellEnd"/>
      <w:r w:rsidRPr="009A6120">
        <w:rPr>
          <w:rFonts w:ascii="Times New Roman" w:hAnsi="Times New Roman" w:cs="Times New Roman"/>
        </w:rPr>
        <w:t xml:space="preserve"> D. Review of Temperature Dependence of Thermal Properties, Dielectric Properties, and Perfusion of Biological Tissues at Hyperthermic and Ablation Temperatures. Crit Rev Biomed </w:t>
      </w:r>
      <w:proofErr w:type="spellStart"/>
      <w:r w:rsidRPr="009A6120">
        <w:rPr>
          <w:rFonts w:ascii="Times New Roman" w:hAnsi="Times New Roman" w:cs="Times New Roman"/>
        </w:rPr>
        <w:t>Eng</w:t>
      </w:r>
      <w:proofErr w:type="spellEnd"/>
      <w:r w:rsidRPr="009A6120">
        <w:rPr>
          <w:rFonts w:ascii="Times New Roman" w:hAnsi="Times New Roman" w:cs="Times New Roman"/>
        </w:rPr>
        <w:t xml:space="preserve"> [Internet]. 2014 [cited 2022 Sep 23];42(6). Available from: https://www.dl.begellhouse.com/journals/4b27cbfc562e21b8,30efb37f17026d27,02f617f3357f0a4a.html</w:t>
      </w:r>
    </w:p>
    <w:p w:rsidRPr="009A6120" w:rsidR="009A6120" w:rsidP="009A6120" w:rsidRDefault="009A6120" w14:paraId="7F7EE4CC" w14:textId="77777777">
      <w:pPr>
        <w:pStyle w:val="Bibliography"/>
        <w:rPr>
          <w:rFonts w:ascii="Times New Roman" w:hAnsi="Times New Roman" w:cs="Times New Roman"/>
        </w:rPr>
      </w:pPr>
      <w:r w:rsidRPr="009A6120">
        <w:rPr>
          <w:rFonts w:ascii="Times New Roman" w:hAnsi="Times New Roman" w:cs="Times New Roman"/>
        </w:rPr>
        <w:t xml:space="preserve">41. </w:t>
      </w:r>
      <w:r w:rsidRPr="009A6120">
        <w:rPr>
          <w:rFonts w:ascii="Times New Roman" w:hAnsi="Times New Roman" w:cs="Times New Roman"/>
        </w:rPr>
        <w:tab/>
      </w:r>
      <w:r w:rsidRPr="009A6120">
        <w:rPr>
          <w:rFonts w:ascii="Times New Roman" w:hAnsi="Times New Roman" w:cs="Times New Roman"/>
        </w:rPr>
        <w:t xml:space="preserve">Guntur SR, Choi MJ. Influence of Temperature-Dependent Thermal Parameters on Temperature Elevation of Tissue Exposed to High-Intensity Focused Ultrasound: Numerical Simulation. Ultrasound Med Biol. 2015 Mar 1;41(3):806–13. </w:t>
      </w:r>
    </w:p>
    <w:p w:rsidRPr="009A6120" w:rsidR="009A6120" w:rsidP="009A6120" w:rsidRDefault="009A6120" w14:paraId="421C559A" w14:textId="77777777">
      <w:pPr>
        <w:pStyle w:val="Bibliography"/>
        <w:rPr>
          <w:rFonts w:ascii="Times New Roman" w:hAnsi="Times New Roman" w:cs="Times New Roman"/>
        </w:rPr>
      </w:pPr>
      <w:r w:rsidRPr="009A6120">
        <w:rPr>
          <w:rFonts w:ascii="Times New Roman" w:hAnsi="Times New Roman" w:cs="Times New Roman"/>
        </w:rPr>
        <w:t xml:space="preserve">42. </w:t>
      </w:r>
      <w:r w:rsidRPr="009A6120">
        <w:rPr>
          <w:rFonts w:ascii="Times New Roman" w:hAnsi="Times New Roman" w:cs="Times New Roman"/>
        </w:rPr>
        <w:tab/>
      </w:r>
      <w:r w:rsidRPr="009A6120">
        <w:rPr>
          <w:rFonts w:ascii="Times New Roman" w:hAnsi="Times New Roman" w:cs="Times New Roman"/>
        </w:rPr>
        <w:t xml:space="preserve">Duck FA. Physical Properties of Tissues: A Comprehensive Reference Book. Academic Press; 2013. 357 p. </w:t>
      </w:r>
    </w:p>
    <w:p w:rsidRPr="009A6120" w:rsidR="009A6120" w:rsidP="009A6120" w:rsidRDefault="009A6120" w14:paraId="540CD993" w14:textId="77777777">
      <w:pPr>
        <w:pStyle w:val="Bibliography"/>
        <w:rPr>
          <w:rFonts w:ascii="Times New Roman" w:hAnsi="Times New Roman" w:cs="Times New Roman"/>
        </w:rPr>
      </w:pPr>
      <w:r w:rsidRPr="009A6120">
        <w:rPr>
          <w:rFonts w:ascii="Times New Roman" w:hAnsi="Times New Roman" w:cs="Times New Roman"/>
        </w:rPr>
        <w:t xml:space="preserve">43. </w:t>
      </w:r>
      <w:r w:rsidRPr="009A6120">
        <w:rPr>
          <w:rFonts w:ascii="Times New Roman" w:hAnsi="Times New Roman" w:cs="Times New Roman"/>
        </w:rPr>
        <w:tab/>
      </w:r>
      <w:r w:rsidRPr="009A6120">
        <w:rPr>
          <w:rFonts w:ascii="Times New Roman" w:hAnsi="Times New Roman" w:cs="Times New Roman"/>
        </w:rPr>
        <w:t>clinicaltrials.gov [Internet]. Feasibility Evaluation of the Muse Magnetic Resonance Guided Focused Ultrasound System (</w:t>
      </w:r>
      <w:proofErr w:type="spellStart"/>
      <w:r w:rsidRPr="009A6120">
        <w:rPr>
          <w:rFonts w:ascii="Times New Roman" w:hAnsi="Times New Roman" w:cs="Times New Roman"/>
        </w:rPr>
        <w:t>BreastMRgFUS</w:t>
      </w:r>
      <w:proofErr w:type="spellEnd"/>
      <w:r w:rsidRPr="009A6120">
        <w:rPr>
          <w:rFonts w:ascii="Times New Roman" w:hAnsi="Times New Roman" w:cs="Times New Roman"/>
        </w:rPr>
        <w:t>). 2023. Available from: https://clinicaltrials.gov/ct2/show/record/NCT05291507</w:t>
      </w:r>
    </w:p>
    <w:p w:rsidRPr="009A6120" w:rsidR="009A6120" w:rsidP="009A6120" w:rsidRDefault="009A6120" w14:paraId="0C03B412" w14:textId="77777777">
      <w:pPr>
        <w:pStyle w:val="Bibliography"/>
        <w:rPr>
          <w:rFonts w:ascii="Times New Roman" w:hAnsi="Times New Roman" w:cs="Times New Roman"/>
        </w:rPr>
      </w:pPr>
      <w:r w:rsidRPr="009A6120">
        <w:rPr>
          <w:rFonts w:ascii="Times New Roman" w:hAnsi="Times New Roman" w:cs="Times New Roman"/>
        </w:rPr>
        <w:lastRenderedPageBreak/>
        <w:t xml:space="preserve">44. </w:t>
      </w:r>
      <w:r w:rsidRPr="009A6120">
        <w:rPr>
          <w:rFonts w:ascii="Times New Roman" w:hAnsi="Times New Roman" w:cs="Times New Roman"/>
        </w:rPr>
        <w:tab/>
      </w:r>
      <w:r w:rsidRPr="009A6120">
        <w:rPr>
          <w:rFonts w:ascii="Times New Roman" w:hAnsi="Times New Roman" w:cs="Times New Roman"/>
        </w:rPr>
        <w:t xml:space="preserve">CIBC. Seg3D: Volumetric Image Segmentation and Visualization. Scientific Computing and Imaging Institute ({SCI}), Download from: http://www.seg3d.org. 2015. </w:t>
      </w:r>
    </w:p>
    <w:p w:rsidR="00032D0D" w:rsidP="004741C7" w:rsidRDefault="003A6F47" w14:paraId="138D17D6" w14:textId="011E6FD3">
      <w:pPr>
        <w:spacing w:line="240" w:lineRule="auto"/>
        <w:rPr>
          <w:rFonts w:ascii="Times New Roman" w:hAnsi="Times New Roman" w:cs="Times New Roman"/>
          <w:b/>
          <w:bCs/>
        </w:rPr>
      </w:pPr>
      <w:r>
        <w:rPr>
          <w:rFonts w:ascii="Times New Roman" w:hAnsi="Times New Roman" w:cs="Times New Roman"/>
          <w:b/>
          <w:bCs/>
        </w:rPr>
        <w:fldChar w:fldCharType="end"/>
      </w:r>
      <w:r w:rsidR="00032D0D">
        <w:rPr>
          <w:rFonts w:ascii="Times New Roman" w:hAnsi="Times New Roman" w:cs="Times New Roman"/>
          <w:b/>
          <w:bCs/>
        </w:rPr>
        <w:br w:type="page"/>
      </w:r>
    </w:p>
    <w:p w:rsidR="00E83687" w:rsidP="00E83687" w:rsidRDefault="00E83687" w14:paraId="1028F0E5" w14:textId="2566D3D5">
      <w:pPr>
        <w:spacing w:after="0" w:line="240" w:lineRule="auto"/>
        <w:rPr>
          <w:rFonts w:ascii="Times New Roman" w:hAnsi="Times New Roman" w:cs="Times New Roman"/>
          <w:b/>
          <w:bCs/>
        </w:rPr>
      </w:pPr>
      <w:r>
        <w:rPr>
          <w:rFonts w:ascii="Times New Roman" w:hAnsi="Times New Roman" w:cs="Times New Roman"/>
          <w:b/>
          <w:bCs/>
        </w:rPr>
        <w:lastRenderedPageBreak/>
        <w:t>Study Budget</w:t>
      </w:r>
    </w:p>
    <w:tbl>
      <w:tblPr>
        <w:tblStyle w:val="TableGrid"/>
        <w:tblW w:w="0" w:type="auto"/>
        <w:tblLook w:val="04A0" w:firstRow="1" w:lastRow="0" w:firstColumn="1" w:lastColumn="0" w:noHBand="0" w:noVBand="1"/>
      </w:tblPr>
      <w:tblGrid>
        <w:gridCol w:w="3595"/>
        <w:gridCol w:w="1918"/>
        <w:gridCol w:w="1918"/>
        <w:gridCol w:w="1919"/>
      </w:tblGrid>
      <w:tr w:rsidR="00E83687" w:rsidTr="500407E8" w14:paraId="5D264937" w14:textId="77777777">
        <w:tc>
          <w:tcPr>
            <w:tcW w:w="3595" w:type="dxa"/>
            <w:shd w:val="clear" w:color="auto" w:fill="DEEAF6" w:themeFill="accent1" w:themeFillTint="33"/>
            <w:tcMar/>
          </w:tcPr>
          <w:p w:rsidR="00E83687" w:rsidP="00E22184" w:rsidRDefault="00E83687" w14:paraId="0DAE3D70" w14:textId="77777777">
            <w:pPr>
              <w:rPr>
                <w:rFonts w:ascii="Times New Roman" w:hAnsi="Times New Roman" w:cs="Times New Roman"/>
                <w:b/>
                <w:bCs/>
              </w:rPr>
            </w:pPr>
            <w:r>
              <w:rPr>
                <w:rFonts w:ascii="Times New Roman" w:hAnsi="Times New Roman" w:cs="Times New Roman"/>
                <w:b/>
                <w:bCs/>
              </w:rPr>
              <w:t>Item</w:t>
            </w:r>
          </w:p>
        </w:tc>
        <w:tc>
          <w:tcPr>
            <w:tcW w:w="1918" w:type="dxa"/>
            <w:shd w:val="clear" w:color="auto" w:fill="DEEAF6" w:themeFill="accent1" w:themeFillTint="33"/>
            <w:tcMar/>
          </w:tcPr>
          <w:p w:rsidR="00E83687" w:rsidP="00E22184" w:rsidRDefault="00E83687" w14:paraId="7077A6A9" w14:textId="77777777">
            <w:pPr>
              <w:jc w:val="center"/>
              <w:rPr>
                <w:rFonts w:ascii="Times New Roman" w:hAnsi="Times New Roman" w:cs="Times New Roman"/>
                <w:b/>
                <w:bCs/>
              </w:rPr>
            </w:pPr>
            <w:r>
              <w:rPr>
                <w:rFonts w:ascii="Times New Roman" w:hAnsi="Times New Roman" w:cs="Times New Roman"/>
                <w:b/>
                <w:bCs/>
              </w:rPr>
              <w:t>Year 1</w:t>
            </w:r>
          </w:p>
        </w:tc>
        <w:tc>
          <w:tcPr>
            <w:tcW w:w="1918" w:type="dxa"/>
            <w:shd w:val="clear" w:color="auto" w:fill="DEEAF6" w:themeFill="accent1" w:themeFillTint="33"/>
            <w:tcMar/>
          </w:tcPr>
          <w:p w:rsidR="00E83687" w:rsidP="00E22184" w:rsidRDefault="00E83687" w14:paraId="39418B58" w14:textId="77777777">
            <w:pPr>
              <w:jc w:val="center"/>
              <w:rPr>
                <w:rFonts w:ascii="Times New Roman" w:hAnsi="Times New Roman" w:cs="Times New Roman"/>
                <w:b/>
                <w:bCs/>
              </w:rPr>
            </w:pPr>
            <w:r>
              <w:rPr>
                <w:rFonts w:ascii="Times New Roman" w:hAnsi="Times New Roman" w:cs="Times New Roman"/>
                <w:b/>
                <w:bCs/>
              </w:rPr>
              <w:t>Year 2</w:t>
            </w:r>
          </w:p>
        </w:tc>
        <w:tc>
          <w:tcPr>
            <w:tcW w:w="1919" w:type="dxa"/>
            <w:shd w:val="clear" w:color="auto" w:fill="DEEAF6" w:themeFill="accent1" w:themeFillTint="33"/>
            <w:tcMar/>
          </w:tcPr>
          <w:p w:rsidR="00E83687" w:rsidP="00E22184" w:rsidRDefault="00E83687" w14:paraId="228B82D1" w14:textId="77777777">
            <w:pPr>
              <w:jc w:val="center"/>
              <w:rPr>
                <w:rFonts w:ascii="Times New Roman" w:hAnsi="Times New Roman" w:cs="Times New Roman"/>
                <w:b/>
                <w:bCs/>
              </w:rPr>
            </w:pPr>
            <w:r>
              <w:rPr>
                <w:rFonts w:ascii="Times New Roman" w:hAnsi="Times New Roman" w:cs="Times New Roman"/>
                <w:b/>
                <w:bCs/>
              </w:rPr>
              <w:t>Total</w:t>
            </w:r>
          </w:p>
        </w:tc>
      </w:tr>
      <w:tr w:rsidR="00E83687" w:rsidTr="500407E8" w14:paraId="7BAD67F9" w14:textId="77777777">
        <w:tc>
          <w:tcPr>
            <w:tcW w:w="3595" w:type="dxa"/>
            <w:tcMar/>
          </w:tcPr>
          <w:p w:rsidRPr="000A41E3" w:rsidR="00E83687" w:rsidP="00E22184" w:rsidRDefault="00E83687" w14:paraId="20D3B326" w14:textId="77777777">
            <w:pPr>
              <w:rPr>
                <w:rFonts w:ascii="Times New Roman" w:hAnsi="Times New Roman" w:cs="Times New Roman"/>
              </w:rPr>
            </w:pPr>
            <w:r w:rsidRPr="000A41E3">
              <w:rPr>
                <w:rFonts w:ascii="Times New Roman" w:hAnsi="Times New Roman" w:cs="Times New Roman"/>
              </w:rPr>
              <w:t>Undergraduate Student Support (</w:t>
            </w:r>
            <w:r>
              <w:rPr>
                <w:rFonts w:ascii="Times New Roman" w:hAnsi="Times New Roman" w:cs="Times New Roman"/>
              </w:rPr>
              <w:t>10</w:t>
            </w:r>
            <w:r w:rsidRPr="000A41E3">
              <w:rPr>
                <w:rFonts w:ascii="Times New Roman" w:hAnsi="Times New Roman" w:cs="Times New Roman"/>
              </w:rPr>
              <w:t>)</w:t>
            </w:r>
          </w:p>
        </w:tc>
        <w:tc>
          <w:tcPr>
            <w:tcW w:w="1918" w:type="dxa"/>
            <w:tcMar/>
          </w:tcPr>
          <w:p w:rsidR="00E83687" w:rsidP="00E22184" w:rsidRDefault="00E83687" w14:paraId="748C8F6B" w14:textId="77777777">
            <w:pPr>
              <w:jc w:val="center"/>
              <w:rPr>
                <w:rFonts w:ascii="Times New Roman" w:hAnsi="Times New Roman" w:cs="Times New Roman"/>
                <w:b/>
                <w:bCs/>
              </w:rPr>
            </w:pPr>
            <w:r>
              <w:rPr>
                <w:rFonts w:ascii="Times New Roman" w:hAnsi="Times New Roman" w:cs="Times New Roman"/>
                <w:b/>
                <w:bCs/>
              </w:rPr>
              <w:t>12000</w:t>
            </w:r>
          </w:p>
        </w:tc>
        <w:tc>
          <w:tcPr>
            <w:tcW w:w="1918" w:type="dxa"/>
            <w:tcMar/>
          </w:tcPr>
          <w:p w:rsidR="00E83687" w:rsidP="00E22184" w:rsidRDefault="00E83687" w14:paraId="4F66FB2C" w14:textId="77777777">
            <w:pPr>
              <w:jc w:val="center"/>
              <w:rPr>
                <w:rFonts w:ascii="Times New Roman" w:hAnsi="Times New Roman" w:cs="Times New Roman"/>
                <w:b/>
                <w:bCs/>
              </w:rPr>
            </w:pPr>
            <w:r>
              <w:rPr>
                <w:rFonts w:ascii="Times New Roman" w:hAnsi="Times New Roman" w:cs="Times New Roman"/>
                <w:b/>
                <w:bCs/>
              </w:rPr>
              <w:t>12000</w:t>
            </w:r>
          </w:p>
        </w:tc>
        <w:tc>
          <w:tcPr>
            <w:tcW w:w="1919" w:type="dxa"/>
            <w:tcMar/>
          </w:tcPr>
          <w:p w:rsidR="00E83687" w:rsidP="00E22184" w:rsidRDefault="00E83687" w14:paraId="3CBEB834" w14:textId="77777777">
            <w:pPr>
              <w:jc w:val="center"/>
              <w:rPr>
                <w:rFonts w:ascii="Times New Roman" w:hAnsi="Times New Roman" w:cs="Times New Roman"/>
                <w:b/>
                <w:bCs/>
              </w:rPr>
            </w:pPr>
            <w:r>
              <w:rPr>
                <w:rFonts w:ascii="Times New Roman" w:hAnsi="Times New Roman" w:cs="Times New Roman"/>
                <w:b/>
                <w:bCs/>
              </w:rPr>
              <w:t>24000</w:t>
            </w:r>
          </w:p>
        </w:tc>
      </w:tr>
      <w:tr w:rsidR="00E83687" w:rsidTr="500407E8" w14:paraId="3351AD3F" w14:textId="77777777">
        <w:tc>
          <w:tcPr>
            <w:tcW w:w="3595" w:type="dxa"/>
            <w:tcMar/>
          </w:tcPr>
          <w:p w:rsidRPr="000A41E3" w:rsidR="00E83687" w:rsidP="00E22184" w:rsidRDefault="00E83687" w14:paraId="467AA76E" w14:textId="77777777">
            <w:pPr>
              <w:rPr>
                <w:rFonts w:ascii="Times New Roman" w:hAnsi="Times New Roman" w:cs="Times New Roman"/>
              </w:rPr>
            </w:pPr>
            <w:r w:rsidRPr="000A41E3">
              <w:rPr>
                <w:rFonts w:ascii="Times New Roman" w:hAnsi="Times New Roman" w:cs="Times New Roman"/>
              </w:rPr>
              <w:t>Graduate Student Support (</w:t>
            </w:r>
            <w:r>
              <w:rPr>
                <w:rFonts w:ascii="Times New Roman" w:hAnsi="Times New Roman" w:cs="Times New Roman"/>
              </w:rPr>
              <w:t>3.5</w:t>
            </w:r>
            <w:r w:rsidRPr="000A41E3">
              <w:rPr>
                <w:rFonts w:ascii="Times New Roman" w:hAnsi="Times New Roman" w:cs="Times New Roman"/>
              </w:rPr>
              <w:t>)</w:t>
            </w:r>
          </w:p>
        </w:tc>
        <w:tc>
          <w:tcPr>
            <w:tcW w:w="1918" w:type="dxa"/>
            <w:tcMar/>
          </w:tcPr>
          <w:p w:rsidR="00E83687" w:rsidP="00E22184" w:rsidRDefault="00E83687" w14:paraId="6A75F70F" w14:textId="77777777">
            <w:pPr>
              <w:jc w:val="center"/>
              <w:rPr>
                <w:rFonts w:ascii="Times New Roman" w:hAnsi="Times New Roman" w:cs="Times New Roman"/>
                <w:b/>
                <w:bCs/>
              </w:rPr>
            </w:pPr>
            <w:r>
              <w:rPr>
                <w:rFonts w:ascii="Times New Roman" w:hAnsi="Times New Roman" w:cs="Times New Roman"/>
                <w:b/>
                <w:bCs/>
              </w:rPr>
              <w:t>36000</w:t>
            </w:r>
          </w:p>
        </w:tc>
        <w:tc>
          <w:tcPr>
            <w:tcW w:w="1918" w:type="dxa"/>
            <w:tcMar/>
          </w:tcPr>
          <w:p w:rsidR="00E83687" w:rsidP="00E22184" w:rsidRDefault="00E83687" w14:paraId="4A93DAF5" w14:textId="77777777">
            <w:pPr>
              <w:jc w:val="center"/>
              <w:rPr>
                <w:rFonts w:ascii="Times New Roman" w:hAnsi="Times New Roman" w:cs="Times New Roman"/>
                <w:b/>
                <w:bCs/>
              </w:rPr>
            </w:pPr>
            <w:r>
              <w:rPr>
                <w:rFonts w:ascii="Times New Roman" w:hAnsi="Times New Roman" w:cs="Times New Roman"/>
                <w:b/>
                <w:bCs/>
              </w:rPr>
              <w:t>46000</w:t>
            </w:r>
          </w:p>
        </w:tc>
        <w:tc>
          <w:tcPr>
            <w:tcW w:w="1919" w:type="dxa"/>
            <w:tcMar/>
          </w:tcPr>
          <w:p w:rsidR="00E83687" w:rsidP="00E22184" w:rsidRDefault="00E83687" w14:paraId="2543C10C" w14:textId="77777777">
            <w:pPr>
              <w:jc w:val="center"/>
              <w:rPr>
                <w:rFonts w:ascii="Times New Roman" w:hAnsi="Times New Roman" w:cs="Times New Roman"/>
                <w:b/>
                <w:bCs/>
              </w:rPr>
            </w:pPr>
            <w:r>
              <w:rPr>
                <w:rFonts w:ascii="Times New Roman" w:hAnsi="Times New Roman" w:cs="Times New Roman"/>
                <w:b/>
                <w:bCs/>
              </w:rPr>
              <w:t>82000</w:t>
            </w:r>
          </w:p>
        </w:tc>
      </w:tr>
      <w:tr w:rsidR="00E83687" w:rsidTr="500407E8" w14:paraId="2E068BA2" w14:textId="77777777">
        <w:tc>
          <w:tcPr>
            <w:tcW w:w="3595" w:type="dxa"/>
            <w:tcMar/>
          </w:tcPr>
          <w:p w:rsidRPr="000A41E3" w:rsidR="00E83687" w:rsidP="00E22184" w:rsidRDefault="00E83687" w14:paraId="5F701317" w14:textId="77777777">
            <w:pPr>
              <w:rPr>
                <w:rFonts w:ascii="Times New Roman" w:hAnsi="Times New Roman" w:cs="Times New Roman"/>
              </w:rPr>
            </w:pPr>
            <w:r w:rsidRPr="000A41E3">
              <w:rPr>
                <w:rFonts w:ascii="Times New Roman" w:hAnsi="Times New Roman" w:cs="Times New Roman"/>
              </w:rPr>
              <w:t>MRI Scanner Usage</w:t>
            </w:r>
          </w:p>
        </w:tc>
        <w:tc>
          <w:tcPr>
            <w:tcW w:w="1918" w:type="dxa"/>
            <w:tcMar/>
          </w:tcPr>
          <w:p w:rsidR="00E83687" w:rsidP="00E22184" w:rsidRDefault="00E83687" w14:paraId="699944F3" w14:textId="77777777">
            <w:pPr>
              <w:jc w:val="center"/>
              <w:rPr>
                <w:rFonts w:ascii="Times New Roman" w:hAnsi="Times New Roman" w:cs="Times New Roman"/>
                <w:b/>
                <w:bCs/>
              </w:rPr>
            </w:pPr>
            <w:r>
              <w:rPr>
                <w:rFonts w:ascii="Times New Roman" w:hAnsi="Times New Roman" w:cs="Times New Roman"/>
                <w:b/>
                <w:bCs/>
              </w:rPr>
              <w:t>8000</w:t>
            </w:r>
          </w:p>
        </w:tc>
        <w:tc>
          <w:tcPr>
            <w:tcW w:w="1918" w:type="dxa"/>
            <w:tcMar/>
          </w:tcPr>
          <w:p w:rsidR="00E83687" w:rsidP="00E22184" w:rsidRDefault="00E83687" w14:paraId="37F71830" w14:textId="77777777">
            <w:pPr>
              <w:jc w:val="center"/>
              <w:rPr>
                <w:rFonts w:ascii="Times New Roman" w:hAnsi="Times New Roman" w:cs="Times New Roman"/>
                <w:b/>
                <w:bCs/>
              </w:rPr>
            </w:pPr>
            <w:r>
              <w:rPr>
                <w:rFonts w:ascii="Times New Roman" w:hAnsi="Times New Roman" w:cs="Times New Roman"/>
                <w:b/>
                <w:bCs/>
              </w:rPr>
              <w:t>0</w:t>
            </w:r>
          </w:p>
        </w:tc>
        <w:tc>
          <w:tcPr>
            <w:tcW w:w="1919" w:type="dxa"/>
            <w:tcMar/>
          </w:tcPr>
          <w:p w:rsidR="00E83687" w:rsidP="00E22184" w:rsidRDefault="00E83687" w14:paraId="1D67B139" w14:textId="77777777">
            <w:pPr>
              <w:jc w:val="center"/>
              <w:rPr>
                <w:rFonts w:ascii="Times New Roman" w:hAnsi="Times New Roman" w:cs="Times New Roman"/>
                <w:b/>
                <w:bCs/>
              </w:rPr>
            </w:pPr>
            <w:r>
              <w:rPr>
                <w:rFonts w:ascii="Times New Roman" w:hAnsi="Times New Roman" w:cs="Times New Roman"/>
                <w:b/>
                <w:bCs/>
              </w:rPr>
              <w:t>8000</w:t>
            </w:r>
          </w:p>
        </w:tc>
      </w:tr>
      <w:tr w:rsidR="00E83687" w:rsidTr="500407E8" w14:paraId="02F8E4F6" w14:textId="77777777">
        <w:tc>
          <w:tcPr>
            <w:tcW w:w="3595" w:type="dxa"/>
            <w:tcMar/>
          </w:tcPr>
          <w:p w:rsidRPr="000A41E3" w:rsidR="00E83687" w:rsidP="00E22184" w:rsidRDefault="00E83687" w14:paraId="4C279AF8" w14:textId="77777777">
            <w:pPr>
              <w:rPr>
                <w:rFonts w:ascii="Times New Roman" w:hAnsi="Times New Roman" w:cs="Times New Roman"/>
              </w:rPr>
            </w:pPr>
            <w:r w:rsidRPr="000A41E3">
              <w:rPr>
                <w:rFonts w:ascii="Times New Roman" w:hAnsi="Times New Roman" w:cs="Times New Roman"/>
              </w:rPr>
              <w:t>Subject Compensation</w:t>
            </w:r>
          </w:p>
        </w:tc>
        <w:tc>
          <w:tcPr>
            <w:tcW w:w="1918" w:type="dxa"/>
            <w:tcMar/>
          </w:tcPr>
          <w:p w:rsidR="00E83687" w:rsidP="00E22184" w:rsidRDefault="00E83687" w14:paraId="2671031F" w14:textId="77777777">
            <w:pPr>
              <w:jc w:val="center"/>
              <w:rPr>
                <w:rFonts w:ascii="Times New Roman" w:hAnsi="Times New Roman" w:cs="Times New Roman"/>
                <w:b/>
                <w:bCs/>
              </w:rPr>
            </w:pPr>
            <w:r>
              <w:rPr>
                <w:rFonts w:ascii="Times New Roman" w:hAnsi="Times New Roman" w:cs="Times New Roman"/>
                <w:b/>
                <w:bCs/>
              </w:rPr>
              <w:t>2000</w:t>
            </w:r>
          </w:p>
        </w:tc>
        <w:tc>
          <w:tcPr>
            <w:tcW w:w="1918" w:type="dxa"/>
            <w:tcMar/>
          </w:tcPr>
          <w:p w:rsidR="00E83687" w:rsidP="00E22184" w:rsidRDefault="00E83687" w14:paraId="58918CBC" w14:textId="77777777">
            <w:pPr>
              <w:jc w:val="center"/>
              <w:rPr>
                <w:rFonts w:ascii="Times New Roman" w:hAnsi="Times New Roman" w:cs="Times New Roman"/>
                <w:b/>
                <w:bCs/>
              </w:rPr>
            </w:pPr>
            <w:r>
              <w:rPr>
                <w:rFonts w:ascii="Times New Roman" w:hAnsi="Times New Roman" w:cs="Times New Roman"/>
                <w:b/>
                <w:bCs/>
              </w:rPr>
              <w:t>0</w:t>
            </w:r>
          </w:p>
        </w:tc>
        <w:tc>
          <w:tcPr>
            <w:tcW w:w="1919" w:type="dxa"/>
            <w:tcMar/>
          </w:tcPr>
          <w:p w:rsidR="00E83687" w:rsidP="00E22184" w:rsidRDefault="00E83687" w14:paraId="62D0E548" w14:textId="77777777">
            <w:pPr>
              <w:jc w:val="center"/>
              <w:rPr>
                <w:rFonts w:ascii="Times New Roman" w:hAnsi="Times New Roman" w:cs="Times New Roman"/>
                <w:b/>
                <w:bCs/>
              </w:rPr>
            </w:pPr>
            <w:r>
              <w:rPr>
                <w:rFonts w:ascii="Times New Roman" w:hAnsi="Times New Roman" w:cs="Times New Roman"/>
                <w:b/>
                <w:bCs/>
              </w:rPr>
              <w:t>2000</w:t>
            </w:r>
          </w:p>
        </w:tc>
      </w:tr>
      <w:tr w:rsidR="00E83687" w:rsidTr="500407E8" w14:paraId="59FD1095" w14:textId="77777777">
        <w:tc>
          <w:tcPr>
            <w:tcW w:w="3595" w:type="dxa"/>
            <w:tcBorders>
              <w:bottom w:val="single" w:color="auto" w:sz="4" w:space="0"/>
            </w:tcBorders>
            <w:tcMar/>
          </w:tcPr>
          <w:p w:rsidRPr="000A41E3" w:rsidR="00E83687" w:rsidP="00E22184" w:rsidRDefault="00E83687" w14:paraId="217450C4" w14:textId="77777777">
            <w:pPr>
              <w:rPr>
                <w:rFonts w:ascii="Times New Roman" w:hAnsi="Times New Roman" w:cs="Times New Roman"/>
              </w:rPr>
            </w:pPr>
            <w:r w:rsidRPr="000A41E3">
              <w:rPr>
                <w:rFonts w:ascii="Times New Roman" w:hAnsi="Times New Roman" w:cs="Times New Roman"/>
              </w:rPr>
              <w:t>Supplies</w:t>
            </w:r>
          </w:p>
        </w:tc>
        <w:tc>
          <w:tcPr>
            <w:tcW w:w="1918" w:type="dxa"/>
            <w:tcBorders>
              <w:bottom w:val="single" w:color="auto" w:sz="4" w:space="0"/>
            </w:tcBorders>
            <w:tcMar/>
          </w:tcPr>
          <w:p w:rsidR="00E83687" w:rsidP="00E22184" w:rsidRDefault="00E83687" w14:paraId="064B26CE" w14:textId="77777777">
            <w:pPr>
              <w:jc w:val="center"/>
              <w:rPr>
                <w:rFonts w:ascii="Times New Roman" w:hAnsi="Times New Roman" w:cs="Times New Roman"/>
                <w:b/>
                <w:bCs/>
              </w:rPr>
            </w:pPr>
            <w:r>
              <w:rPr>
                <w:rFonts w:ascii="Times New Roman" w:hAnsi="Times New Roman" w:cs="Times New Roman"/>
                <w:b/>
                <w:bCs/>
              </w:rPr>
              <w:t>2000</w:t>
            </w:r>
          </w:p>
        </w:tc>
        <w:tc>
          <w:tcPr>
            <w:tcW w:w="1918" w:type="dxa"/>
            <w:tcBorders>
              <w:bottom w:val="single" w:color="auto" w:sz="4" w:space="0"/>
            </w:tcBorders>
            <w:tcMar/>
          </w:tcPr>
          <w:p w:rsidR="00E83687" w:rsidP="00E22184" w:rsidRDefault="00E83687" w14:paraId="0C1C6EC7" w14:textId="77777777">
            <w:pPr>
              <w:jc w:val="center"/>
              <w:rPr>
                <w:rFonts w:ascii="Times New Roman" w:hAnsi="Times New Roman" w:cs="Times New Roman"/>
                <w:b/>
                <w:bCs/>
              </w:rPr>
            </w:pPr>
            <w:r>
              <w:rPr>
                <w:rFonts w:ascii="Times New Roman" w:hAnsi="Times New Roman" w:cs="Times New Roman"/>
                <w:b/>
                <w:bCs/>
              </w:rPr>
              <w:t>2000</w:t>
            </w:r>
          </w:p>
        </w:tc>
        <w:tc>
          <w:tcPr>
            <w:tcW w:w="1919" w:type="dxa"/>
            <w:tcBorders>
              <w:bottom w:val="single" w:color="auto" w:sz="4" w:space="0"/>
            </w:tcBorders>
            <w:tcMar/>
          </w:tcPr>
          <w:p w:rsidR="00E83687" w:rsidP="00E22184" w:rsidRDefault="00E83687" w14:paraId="39D275C6" w14:textId="77777777">
            <w:pPr>
              <w:jc w:val="center"/>
              <w:rPr>
                <w:rFonts w:ascii="Times New Roman" w:hAnsi="Times New Roman" w:cs="Times New Roman"/>
                <w:b/>
                <w:bCs/>
              </w:rPr>
            </w:pPr>
            <w:r>
              <w:rPr>
                <w:rFonts w:ascii="Times New Roman" w:hAnsi="Times New Roman" w:cs="Times New Roman"/>
                <w:b/>
                <w:bCs/>
              </w:rPr>
              <w:t>4000</w:t>
            </w:r>
          </w:p>
        </w:tc>
      </w:tr>
      <w:tr w:rsidR="00E83687" w:rsidTr="500407E8" w14:paraId="28CE2221" w14:textId="77777777">
        <w:tc>
          <w:tcPr>
            <w:tcW w:w="3595" w:type="dxa"/>
            <w:shd w:val="clear" w:color="auto" w:fill="E2EFD9" w:themeFill="accent6" w:themeFillTint="33"/>
            <w:tcMar/>
          </w:tcPr>
          <w:p w:rsidR="00E83687" w:rsidP="00E22184" w:rsidRDefault="00E83687" w14:paraId="5C72144C" w14:textId="77777777">
            <w:pPr>
              <w:rPr>
                <w:rFonts w:ascii="Times New Roman" w:hAnsi="Times New Roman" w:cs="Times New Roman"/>
                <w:b/>
                <w:bCs/>
              </w:rPr>
            </w:pPr>
            <w:r>
              <w:rPr>
                <w:rFonts w:ascii="Times New Roman" w:hAnsi="Times New Roman" w:cs="Times New Roman"/>
                <w:b/>
                <w:bCs/>
              </w:rPr>
              <w:t>Total</w:t>
            </w:r>
          </w:p>
        </w:tc>
        <w:tc>
          <w:tcPr>
            <w:tcW w:w="1918" w:type="dxa"/>
            <w:shd w:val="clear" w:color="auto" w:fill="E2EFD9" w:themeFill="accent6" w:themeFillTint="33"/>
            <w:tcMar/>
          </w:tcPr>
          <w:p w:rsidR="00E83687" w:rsidP="00E22184" w:rsidRDefault="00E83687" w14:paraId="1F817E3B" w14:textId="77777777">
            <w:pPr>
              <w:jc w:val="center"/>
              <w:rPr>
                <w:rFonts w:ascii="Times New Roman" w:hAnsi="Times New Roman" w:cs="Times New Roman"/>
                <w:b/>
                <w:bCs/>
              </w:rPr>
            </w:pPr>
            <w:r>
              <w:rPr>
                <w:rFonts w:ascii="Times New Roman" w:hAnsi="Times New Roman" w:cs="Times New Roman"/>
                <w:b/>
                <w:bCs/>
              </w:rPr>
              <w:t>60000</w:t>
            </w:r>
          </w:p>
        </w:tc>
        <w:tc>
          <w:tcPr>
            <w:tcW w:w="1918" w:type="dxa"/>
            <w:shd w:val="clear" w:color="auto" w:fill="E2EFD9" w:themeFill="accent6" w:themeFillTint="33"/>
            <w:tcMar/>
          </w:tcPr>
          <w:p w:rsidR="00E83687" w:rsidP="00E22184" w:rsidRDefault="00E83687" w14:paraId="45D45003" w14:textId="77777777">
            <w:pPr>
              <w:jc w:val="center"/>
              <w:rPr>
                <w:rFonts w:ascii="Times New Roman" w:hAnsi="Times New Roman" w:cs="Times New Roman"/>
                <w:b/>
                <w:bCs/>
              </w:rPr>
            </w:pPr>
            <w:r>
              <w:rPr>
                <w:rFonts w:ascii="Times New Roman" w:hAnsi="Times New Roman" w:cs="Times New Roman"/>
                <w:b/>
                <w:bCs/>
              </w:rPr>
              <w:t>60000</w:t>
            </w:r>
          </w:p>
        </w:tc>
        <w:tc>
          <w:tcPr>
            <w:tcW w:w="1919" w:type="dxa"/>
            <w:shd w:val="clear" w:color="auto" w:fill="E2EFD9" w:themeFill="accent6" w:themeFillTint="33"/>
            <w:tcMar/>
          </w:tcPr>
          <w:p w:rsidR="00E83687" w:rsidP="00E22184" w:rsidRDefault="00E83687" w14:paraId="7D0E4DDD" w14:textId="77777777">
            <w:pPr>
              <w:jc w:val="center"/>
              <w:rPr>
                <w:rFonts w:ascii="Times New Roman" w:hAnsi="Times New Roman" w:cs="Times New Roman"/>
                <w:b/>
                <w:bCs/>
              </w:rPr>
            </w:pPr>
            <w:r>
              <w:rPr>
                <w:rFonts w:ascii="Times New Roman" w:hAnsi="Times New Roman" w:cs="Times New Roman"/>
                <w:b/>
                <w:bCs/>
              </w:rPr>
              <w:t>120000</w:t>
            </w:r>
          </w:p>
        </w:tc>
      </w:tr>
    </w:tbl>
    <w:p w:rsidR="500407E8" w:rsidRDefault="500407E8" w14:paraId="2B3C8702" w14:textId="6A7C2885"/>
    <w:p w:rsidRPr="00032D0D" w:rsidR="00E83687" w:rsidP="00E83687" w:rsidRDefault="00E83687" w14:paraId="070015CC" w14:textId="77777777">
      <w:pPr>
        <w:spacing w:after="0" w:line="240" w:lineRule="auto"/>
        <w:rPr>
          <w:rFonts w:ascii="Times New Roman" w:hAnsi="Times New Roman" w:cs="Times New Roman"/>
          <w:b/>
          <w:bCs/>
        </w:rPr>
      </w:pPr>
    </w:p>
    <w:p w:rsidRPr="00E83687" w:rsidR="00E83687" w:rsidP="00E83687" w:rsidRDefault="00E83687" w14:paraId="2950E35D" w14:textId="77777777">
      <w:pPr>
        <w:rPr>
          <w:rFonts w:ascii="Times New Roman" w:hAnsi="Times New Roman" w:cs="Times New Roman"/>
          <w:b/>
          <w:bCs/>
        </w:rPr>
      </w:pPr>
      <w:r w:rsidRPr="00E83687">
        <w:rPr>
          <w:rFonts w:ascii="Times New Roman" w:hAnsi="Times New Roman" w:cs="Times New Roman"/>
          <w:b/>
          <w:bCs/>
        </w:rPr>
        <w:t>Budget Narrative</w:t>
      </w:r>
    </w:p>
    <w:p w:rsidRPr="00E83687" w:rsidR="00E83687" w:rsidP="00EA511A" w:rsidRDefault="00E83687" w14:paraId="1F2F3FBA" w14:textId="19572031">
      <w:pPr>
        <w:jc w:val="both"/>
        <w:rPr>
          <w:rFonts w:ascii="Times New Roman" w:hAnsi="Times New Roman" w:cs="Times New Roman"/>
        </w:rPr>
      </w:pPr>
      <w:r w:rsidRPr="00E83687">
        <w:rPr>
          <w:rFonts w:ascii="Times New Roman" w:hAnsi="Times New Roman" w:cs="Times New Roman"/>
        </w:rPr>
        <w:t xml:space="preserve">A total of </w:t>
      </w:r>
      <w:r w:rsidRPr="00E83687">
        <w:rPr>
          <w:rFonts w:ascii="Times New Roman" w:hAnsi="Times New Roman" w:cs="Times New Roman"/>
          <w:b/>
          <w:bCs/>
        </w:rPr>
        <w:t>$120,000</w:t>
      </w:r>
      <w:r w:rsidRPr="00E83687">
        <w:rPr>
          <w:rFonts w:ascii="Times New Roman" w:hAnsi="Times New Roman" w:cs="Times New Roman"/>
        </w:rPr>
        <w:t xml:space="preserve"> is requested over the two-year period of this proposal. Of this amount, a total of </w:t>
      </w:r>
      <w:r w:rsidRPr="00E83687">
        <w:rPr>
          <w:rFonts w:ascii="Times New Roman" w:hAnsi="Times New Roman" w:cs="Times New Roman"/>
          <w:b/>
          <w:bCs/>
        </w:rPr>
        <w:t>$82,000</w:t>
      </w:r>
      <w:r w:rsidRPr="00E83687">
        <w:rPr>
          <w:rFonts w:ascii="Times New Roman" w:hAnsi="Times New Roman" w:cs="Times New Roman"/>
        </w:rPr>
        <w:t xml:space="preserve"> is requested to support three graduate students (mentored by Drs. Dillon, Dahl, and </w:t>
      </w:r>
      <w:r w:rsidR="00ED28B2">
        <w:rPr>
          <w:rFonts w:ascii="Times New Roman" w:hAnsi="Times New Roman" w:cs="Times New Roman"/>
        </w:rPr>
        <w:t>Jenkins</w:t>
      </w:r>
      <w:r w:rsidRPr="00E83687">
        <w:rPr>
          <w:rFonts w:ascii="Times New Roman" w:hAnsi="Times New Roman" w:cs="Times New Roman"/>
        </w:rPr>
        <w:t xml:space="preserve">) who will perform, respectively, </w:t>
      </w:r>
      <w:proofErr w:type="gramStart"/>
      <w:r w:rsidRPr="00E83687">
        <w:rPr>
          <w:rFonts w:ascii="Times New Roman" w:hAnsi="Times New Roman" w:cs="Times New Roman"/>
        </w:rPr>
        <w:t>Aims</w:t>
      </w:r>
      <w:proofErr w:type="gramEnd"/>
      <w:r w:rsidRPr="00E83687">
        <w:rPr>
          <w:rFonts w:ascii="Times New Roman" w:hAnsi="Times New Roman" w:cs="Times New Roman"/>
        </w:rPr>
        <w:t xml:space="preserve"> 1.a - 1.b, 1.c, and 2. An additional $10,000 is budgeted in year 2 for part time support for an additional student under Dr. Berrett’s supervision to conduct the market study described in Aim 3. A total of </w:t>
      </w:r>
      <w:r w:rsidRPr="00E83687">
        <w:rPr>
          <w:rFonts w:ascii="Times New Roman" w:hAnsi="Times New Roman" w:cs="Times New Roman"/>
          <w:b/>
          <w:bCs/>
        </w:rPr>
        <w:t xml:space="preserve">$24,000 </w:t>
      </w:r>
      <w:r w:rsidRPr="00E83687">
        <w:rPr>
          <w:rFonts w:ascii="Times New Roman" w:hAnsi="Times New Roman" w:cs="Times New Roman"/>
        </w:rPr>
        <w:t xml:space="preserve">is requested over both years to support up to 10 undergraduate students to undertake the laborious process of segmenting MR images acquired in Aim 2, conduct subject recruitment, and acquire MR images. A total of </w:t>
      </w:r>
      <w:r w:rsidRPr="00E83687">
        <w:rPr>
          <w:rFonts w:ascii="Times New Roman" w:hAnsi="Times New Roman" w:cs="Times New Roman"/>
          <w:b/>
          <w:bCs/>
        </w:rPr>
        <w:t>$8,000</w:t>
      </w:r>
      <w:r w:rsidRPr="00E83687">
        <w:rPr>
          <w:rFonts w:ascii="Times New Roman" w:hAnsi="Times New Roman" w:cs="Times New Roman"/>
        </w:rPr>
        <w:t xml:space="preserve"> is requested to support 40 MRI scans of recruited subjects plus 8 pilot scans that will be used to ensure proper data collection. Our team will pursue an MRI Research Facility Seed Grant to fund an additional $8000 of scanning to supplement the study in year 2.  A total of </w:t>
      </w:r>
      <w:r w:rsidRPr="00E83687">
        <w:rPr>
          <w:rFonts w:ascii="Times New Roman" w:hAnsi="Times New Roman" w:cs="Times New Roman"/>
          <w:b/>
          <w:bCs/>
        </w:rPr>
        <w:t>$2,000</w:t>
      </w:r>
      <w:r w:rsidRPr="00E83687">
        <w:rPr>
          <w:rFonts w:ascii="Times New Roman" w:hAnsi="Times New Roman" w:cs="Times New Roman"/>
        </w:rPr>
        <w:t xml:space="preserve"> is requested for subject compensation. Finally, a total of</w:t>
      </w:r>
      <w:r w:rsidRPr="00E83687">
        <w:rPr>
          <w:rFonts w:ascii="Times New Roman" w:hAnsi="Times New Roman" w:cs="Times New Roman"/>
          <w:b/>
          <w:bCs/>
        </w:rPr>
        <w:t xml:space="preserve"> $4,000 </w:t>
      </w:r>
      <w:r w:rsidRPr="00E83687">
        <w:rPr>
          <w:rFonts w:ascii="Times New Roman" w:hAnsi="Times New Roman" w:cs="Times New Roman"/>
        </w:rPr>
        <w:t xml:space="preserve">is requested to purchase supplies, such as tissue samples, test equipment, supercomputer time, and purchasing market research as described in Aims 1-3. </w:t>
      </w:r>
    </w:p>
    <w:p w:rsidR="00032D0D" w:rsidRDefault="00032D0D" w14:paraId="517366DB" w14:textId="6AD6B623">
      <w:pPr>
        <w:rPr>
          <w:rFonts w:ascii="Times New Roman" w:hAnsi="Times New Roman" w:cs="Times New Roman"/>
          <w:b/>
          <w:bCs/>
        </w:rPr>
      </w:pPr>
      <w:r>
        <w:rPr>
          <w:rFonts w:ascii="Times New Roman" w:hAnsi="Times New Roman" w:cs="Times New Roman"/>
          <w:b/>
          <w:bCs/>
        </w:rPr>
        <w:br w:type="page"/>
      </w:r>
    </w:p>
    <w:p w:rsidR="008A651A" w:rsidP="008A651A" w:rsidRDefault="00032D0D" w14:paraId="0816F6BA" w14:textId="7EE5D514">
      <w:pPr>
        <w:spacing w:after="0" w:line="240" w:lineRule="auto"/>
        <w:rPr>
          <w:rFonts w:ascii="Times New Roman" w:hAnsi="Times New Roman" w:cs="Times New Roman"/>
          <w:b/>
          <w:bCs/>
        </w:rPr>
      </w:pPr>
      <w:commentRangeStart w:id="4"/>
      <w:r>
        <w:rPr>
          <w:rFonts w:ascii="Times New Roman" w:hAnsi="Times New Roman" w:cs="Times New Roman"/>
          <w:b/>
          <w:bCs/>
        </w:rPr>
        <w:lastRenderedPageBreak/>
        <w:t>Plans for External Funding</w:t>
      </w:r>
      <w:commentRangeEnd w:id="4"/>
      <w:r w:rsidR="00ED28B2">
        <w:rPr>
          <w:rStyle w:val="CommentReference"/>
        </w:rPr>
        <w:commentReference w:id="4"/>
      </w:r>
    </w:p>
    <w:p w:rsidR="00CC638F" w:rsidP="008A651A" w:rsidRDefault="00CC638F" w14:paraId="74021C11" w14:textId="77777777">
      <w:pPr>
        <w:spacing w:after="0" w:line="240" w:lineRule="auto"/>
        <w:rPr>
          <w:rFonts w:ascii="Times New Roman" w:hAnsi="Times New Roman" w:cs="Times New Roman"/>
        </w:rPr>
      </w:pPr>
    </w:p>
    <w:p w:rsidR="00CC638F" w:rsidP="00EA511A" w:rsidRDefault="002E389D" w14:paraId="451CC729" w14:textId="6A6C0203">
      <w:pPr>
        <w:spacing w:after="0" w:line="240" w:lineRule="auto"/>
        <w:jc w:val="both"/>
        <w:rPr>
          <w:rFonts w:ascii="Times New Roman" w:hAnsi="Times New Roman" w:cs="Times New Roman"/>
        </w:rPr>
      </w:pPr>
      <w:r>
        <w:rPr>
          <w:rFonts w:ascii="Times New Roman" w:hAnsi="Times New Roman" w:cs="Times New Roman"/>
        </w:rPr>
        <w:t xml:space="preserve">This interdisciplinary research award will jump start efforts and provide preliminary data for multiple internal and external funding </w:t>
      </w:r>
      <w:r w:rsidR="00F92B8C">
        <w:rPr>
          <w:rFonts w:ascii="Times New Roman" w:hAnsi="Times New Roman" w:cs="Times New Roman"/>
        </w:rPr>
        <w:t>proposals described below</w:t>
      </w:r>
      <w:r>
        <w:rPr>
          <w:rFonts w:ascii="Times New Roman" w:hAnsi="Times New Roman" w:cs="Times New Roman"/>
        </w:rPr>
        <w:t>.</w:t>
      </w:r>
    </w:p>
    <w:p w:rsidR="002E389D" w:rsidP="00EA511A" w:rsidRDefault="002E389D" w14:paraId="16FF9A73" w14:textId="28C6FF86">
      <w:pPr>
        <w:spacing w:after="0" w:line="240" w:lineRule="auto"/>
        <w:jc w:val="both"/>
        <w:rPr>
          <w:rFonts w:ascii="Times New Roman" w:hAnsi="Times New Roman" w:cs="Times New Roman"/>
        </w:rPr>
      </w:pPr>
    </w:p>
    <w:p w:rsidR="002E389D" w:rsidP="00EA511A" w:rsidRDefault="002E389D" w14:paraId="75458215" w14:textId="76466011">
      <w:pPr>
        <w:spacing w:after="0" w:line="240" w:lineRule="auto"/>
        <w:jc w:val="both"/>
        <w:rPr>
          <w:rFonts w:ascii="Times New Roman" w:hAnsi="Times New Roman" w:cs="Times New Roman"/>
        </w:rPr>
      </w:pPr>
      <w:r>
        <w:rPr>
          <w:rFonts w:ascii="Times New Roman" w:hAnsi="Times New Roman" w:cs="Times New Roman"/>
        </w:rPr>
        <w:t xml:space="preserve">In December 2023, </w:t>
      </w:r>
      <w:r w:rsidR="003655D1">
        <w:rPr>
          <w:rFonts w:ascii="Times New Roman" w:hAnsi="Times New Roman" w:cs="Times New Roman"/>
        </w:rPr>
        <w:t>we will pursue a</w:t>
      </w:r>
      <w:r>
        <w:rPr>
          <w:rFonts w:ascii="Times New Roman" w:hAnsi="Times New Roman" w:cs="Times New Roman"/>
        </w:rPr>
        <w:t xml:space="preserve"> </w:t>
      </w:r>
      <w:r w:rsidRPr="00F92B8C">
        <w:rPr>
          <w:rFonts w:ascii="Times New Roman" w:hAnsi="Times New Roman" w:cs="Times New Roman"/>
          <w:b/>
          <w:bCs/>
        </w:rPr>
        <w:t>BYU MRI Facility seed grant</w:t>
      </w:r>
      <w:r>
        <w:rPr>
          <w:rFonts w:ascii="Times New Roman" w:hAnsi="Times New Roman" w:cs="Times New Roman"/>
        </w:rPr>
        <w:t>.  The proposal will request $8000 for MRI time that will enable an additional 40-60 subject volunteers be scanned</w:t>
      </w:r>
      <w:r w:rsidR="00F92B8C">
        <w:rPr>
          <w:rFonts w:ascii="Times New Roman" w:hAnsi="Times New Roman" w:cs="Times New Roman"/>
        </w:rPr>
        <w:t xml:space="preserve"> during the 2-year study period</w:t>
      </w:r>
      <w:r>
        <w:rPr>
          <w:rFonts w:ascii="Times New Roman" w:hAnsi="Times New Roman" w:cs="Times New Roman"/>
        </w:rPr>
        <w:t xml:space="preserve"> to expand our imaging library</w:t>
      </w:r>
      <w:r w:rsidR="00F92B8C">
        <w:rPr>
          <w:rFonts w:ascii="Times New Roman" w:hAnsi="Times New Roman" w:cs="Times New Roman"/>
        </w:rPr>
        <w:t xml:space="preserve"> for training and evaluating the tissue segmentation machine learning algorithm.</w:t>
      </w:r>
    </w:p>
    <w:p w:rsidR="003655D1" w:rsidP="00EA511A" w:rsidRDefault="003655D1" w14:paraId="72CC1B07" w14:textId="77777777">
      <w:pPr>
        <w:spacing w:after="0" w:line="240" w:lineRule="auto"/>
        <w:jc w:val="both"/>
        <w:rPr>
          <w:rFonts w:ascii="Times New Roman" w:hAnsi="Times New Roman" w:cs="Times New Roman"/>
        </w:rPr>
      </w:pPr>
    </w:p>
    <w:p w:rsidR="003655D1" w:rsidP="00EA511A" w:rsidRDefault="003655D1" w14:paraId="6283273B" w14:textId="0A491F0C">
      <w:pPr>
        <w:spacing w:after="0" w:line="240" w:lineRule="auto"/>
        <w:jc w:val="both"/>
        <w:rPr>
          <w:rFonts w:ascii="Times New Roman" w:hAnsi="Times New Roman" w:cs="Times New Roman"/>
        </w:rPr>
      </w:pPr>
      <w:r>
        <w:rPr>
          <w:rFonts w:ascii="Times New Roman" w:hAnsi="Times New Roman" w:cs="Times New Roman"/>
        </w:rPr>
        <w:t>In February of 2025,</w:t>
      </w:r>
      <w:r w:rsidR="0067568B">
        <w:rPr>
          <w:rFonts w:ascii="Times New Roman" w:hAnsi="Times New Roman" w:cs="Times New Roman"/>
        </w:rPr>
        <w:t xml:space="preserve"> we will submit a</w:t>
      </w:r>
      <w:r>
        <w:rPr>
          <w:rFonts w:ascii="Times New Roman" w:hAnsi="Times New Roman" w:cs="Times New Roman"/>
        </w:rPr>
        <w:t xml:space="preserve"> </w:t>
      </w:r>
      <w:r w:rsidRPr="0067568B" w:rsidR="0067568B">
        <w:rPr>
          <w:rFonts w:ascii="Times New Roman" w:hAnsi="Times New Roman" w:cs="Times New Roman"/>
          <w:b/>
          <w:bCs/>
        </w:rPr>
        <w:t>R21 Trailblazer proposal to the National Institute of Biomedical Imaging and Bioengineering</w:t>
      </w:r>
      <w:r w:rsidR="0067568B">
        <w:rPr>
          <w:rFonts w:ascii="Times New Roman" w:hAnsi="Times New Roman" w:cs="Times New Roman"/>
          <w:b/>
          <w:bCs/>
        </w:rPr>
        <w:t xml:space="preserve"> (NIBIB)</w:t>
      </w:r>
      <w:r w:rsidRPr="0067568B" w:rsidR="0067568B">
        <w:rPr>
          <w:rFonts w:ascii="Times New Roman" w:hAnsi="Times New Roman" w:cs="Times New Roman"/>
          <w:b/>
          <w:bCs/>
        </w:rPr>
        <w:t xml:space="preserve"> at the NIH</w:t>
      </w:r>
      <w:r w:rsidR="0067568B">
        <w:rPr>
          <w:rFonts w:ascii="Times New Roman" w:hAnsi="Times New Roman" w:cs="Times New Roman"/>
        </w:rPr>
        <w:t xml:space="preserve">.  </w:t>
      </w:r>
      <w:r w:rsidR="002F1698">
        <w:rPr>
          <w:rFonts w:ascii="Times New Roman" w:hAnsi="Times New Roman" w:cs="Times New Roman"/>
        </w:rPr>
        <w:t xml:space="preserve">This </w:t>
      </w:r>
      <w:r w:rsidRPr="002F1698" w:rsidR="002F1698">
        <w:rPr>
          <w:rFonts w:ascii="Times New Roman" w:hAnsi="Times New Roman" w:cs="Times New Roman"/>
        </w:rPr>
        <w:t xml:space="preserve">opportunity </w:t>
      </w:r>
      <w:r w:rsidR="002F1698">
        <w:rPr>
          <w:rFonts w:ascii="Times New Roman" w:hAnsi="Times New Roman" w:cs="Times New Roman"/>
        </w:rPr>
        <w:t>is limited to</w:t>
      </w:r>
      <w:r w:rsidRPr="002F1698" w:rsidR="002F1698">
        <w:rPr>
          <w:rFonts w:ascii="Times New Roman" w:hAnsi="Times New Roman" w:cs="Times New Roman"/>
        </w:rPr>
        <w:t xml:space="preserve"> New and </w:t>
      </w:r>
      <w:proofErr w:type="gramStart"/>
      <w:r w:rsidRPr="002F1698" w:rsidR="002F1698">
        <w:rPr>
          <w:rFonts w:ascii="Times New Roman" w:hAnsi="Times New Roman" w:cs="Times New Roman"/>
        </w:rPr>
        <w:t>Early Stage</w:t>
      </w:r>
      <w:proofErr w:type="gramEnd"/>
      <w:r w:rsidRPr="002F1698" w:rsidR="002F1698">
        <w:rPr>
          <w:rFonts w:ascii="Times New Roman" w:hAnsi="Times New Roman" w:cs="Times New Roman"/>
        </w:rPr>
        <w:t xml:space="preserve"> Investigators </w:t>
      </w:r>
      <w:r w:rsidR="00A21842">
        <w:rPr>
          <w:rFonts w:ascii="Times New Roman" w:hAnsi="Times New Roman" w:cs="Times New Roman"/>
        </w:rPr>
        <w:t xml:space="preserve">(Dr Dillon and Dr Jenkins qualify) </w:t>
      </w:r>
      <w:r w:rsidR="0067568B">
        <w:rPr>
          <w:rFonts w:ascii="Times New Roman" w:hAnsi="Times New Roman" w:cs="Times New Roman"/>
        </w:rPr>
        <w:t xml:space="preserve">and allows direct costs up to $400,000 over 3 years.  </w:t>
      </w:r>
      <w:r w:rsidR="00A21842">
        <w:rPr>
          <w:rFonts w:ascii="Times New Roman" w:hAnsi="Times New Roman" w:cs="Times New Roman"/>
        </w:rPr>
        <w:t xml:space="preserve">This proposal would expand upon results from our IDR study to investigate other applications of machine learning in </w:t>
      </w:r>
      <w:proofErr w:type="spellStart"/>
      <w:r w:rsidR="00A21842">
        <w:rPr>
          <w:rFonts w:ascii="Times New Roman" w:hAnsi="Times New Roman" w:cs="Times New Roman"/>
        </w:rPr>
        <w:t>MRgFUS</w:t>
      </w:r>
      <w:proofErr w:type="spellEnd"/>
      <w:r w:rsidR="00A21842">
        <w:rPr>
          <w:rFonts w:ascii="Times New Roman" w:hAnsi="Times New Roman" w:cs="Times New Roman"/>
        </w:rPr>
        <w:t xml:space="preserve"> therapy treatment planning.</w:t>
      </w:r>
    </w:p>
    <w:p w:rsidR="00F92B8C" w:rsidP="00EA511A" w:rsidRDefault="00F92B8C" w14:paraId="76D2CA0E" w14:textId="0E6CB24B">
      <w:pPr>
        <w:spacing w:after="0" w:line="240" w:lineRule="auto"/>
        <w:jc w:val="both"/>
        <w:rPr>
          <w:rFonts w:ascii="Times New Roman" w:hAnsi="Times New Roman" w:cs="Times New Roman"/>
        </w:rPr>
      </w:pPr>
    </w:p>
    <w:p w:rsidR="00F92B8C" w:rsidP="00EA511A" w:rsidRDefault="00F92B8C" w14:paraId="7B008F41" w14:textId="29197602">
      <w:pPr>
        <w:spacing w:after="0" w:line="240" w:lineRule="auto"/>
        <w:jc w:val="both"/>
        <w:rPr>
          <w:rFonts w:ascii="Times New Roman" w:hAnsi="Times New Roman" w:cs="Times New Roman"/>
        </w:rPr>
      </w:pPr>
      <w:r>
        <w:rPr>
          <w:rFonts w:ascii="Times New Roman" w:hAnsi="Times New Roman" w:cs="Times New Roman"/>
        </w:rPr>
        <w:t xml:space="preserve">The team will submit a </w:t>
      </w:r>
      <w:r w:rsidRPr="00F92B8C">
        <w:rPr>
          <w:rFonts w:ascii="Times New Roman" w:hAnsi="Times New Roman" w:cs="Times New Roman"/>
          <w:b/>
          <w:bCs/>
        </w:rPr>
        <w:t>Focused Ultrasound Foundation pre-clinical award</w:t>
      </w:r>
      <w:r>
        <w:rPr>
          <w:rFonts w:ascii="Times New Roman" w:hAnsi="Times New Roman" w:cs="Times New Roman"/>
        </w:rPr>
        <w:t xml:space="preserve"> proposal in the Summer of 2025.  This is a one-year award totaling approximately $100,000.  These funds will be used to translate </w:t>
      </w:r>
      <w:r w:rsidR="003655D1">
        <w:rPr>
          <w:rFonts w:ascii="Times New Roman" w:hAnsi="Times New Roman" w:cs="Times New Roman"/>
        </w:rPr>
        <w:t xml:space="preserve">our machine-learning algorithm into a clinically relevant tool for segmenting breast MRI data for </w:t>
      </w:r>
      <w:proofErr w:type="spellStart"/>
      <w:r w:rsidR="003655D1">
        <w:rPr>
          <w:rFonts w:ascii="Times New Roman" w:hAnsi="Times New Roman" w:cs="Times New Roman"/>
        </w:rPr>
        <w:t>MRgFUS</w:t>
      </w:r>
      <w:proofErr w:type="spellEnd"/>
      <w:r w:rsidR="003655D1">
        <w:rPr>
          <w:rFonts w:ascii="Times New Roman" w:hAnsi="Times New Roman" w:cs="Times New Roman"/>
        </w:rPr>
        <w:t xml:space="preserve"> patients.</w:t>
      </w:r>
    </w:p>
    <w:p w:rsidR="003655D1" w:rsidP="00EA511A" w:rsidRDefault="003655D1" w14:paraId="50D1022B" w14:textId="7D4D047C">
      <w:pPr>
        <w:spacing w:after="0" w:line="240" w:lineRule="auto"/>
        <w:jc w:val="both"/>
        <w:rPr>
          <w:rFonts w:ascii="Times New Roman" w:hAnsi="Times New Roman" w:cs="Times New Roman"/>
        </w:rPr>
      </w:pPr>
    </w:p>
    <w:p w:rsidR="003655D1" w:rsidP="00EA511A" w:rsidRDefault="003655D1" w14:paraId="0EB1F339" w14:textId="5ACCDC68">
      <w:pPr>
        <w:spacing w:after="0" w:line="240" w:lineRule="auto"/>
        <w:jc w:val="both"/>
        <w:rPr>
          <w:rFonts w:ascii="Times New Roman" w:hAnsi="Times New Roman" w:cs="Times New Roman"/>
        </w:rPr>
      </w:pPr>
      <w:r>
        <w:rPr>
          <w:rFonts w:ascii="Times New Roman" w:hAnsi="Times New Roman" w:cs="Times New Roman"/>
        </w:rPr>
        <w:t xml:space="preserve">In June of 2025, we will use the preliminary data from our IDR efforts to support a </w:t>
      </w:r>
      <w:r w:rsidRPr="003655D1">
        <w:rPr>
          <w:rFonts w:ascii="Times New Roman" w:hAnsi="Times New Roman" w:cs="Times New Roman"/>
          <w:b/>
          <w:bCs/>
        </w:rPr>
        <w:t>Research Enhancement Award (R15) proposal to the National Cancer Institute</w:t>
      </w:r>
      <w:r w:rsidR="0067568B">
        <w:rPr>
          <w:rFonts w:ascii="Times New Roman" w:hAnsi="Times New Roman" w:cs="Times New Roman"/>
          <w:b/>
          <w:bCs/>
        </w:rPr>
        <w:t xml:space="preserve"> (NCI)</w:t>
      </w:r>
      <w:r w:rsidRPr="003655D1">
        <w:rPr>
          <w:rFonts w:ascii="Times New Roman" w:hAnsi="Times New Roman" w:cs="Times New Roman"/>
          <w:b/>
          <w:bCs/>
        </w:rPr>
        <w:t xml:space="preserve"> at the NIH</w:t>
      </w:r>
      <w:r>
        <w:rPr>
          <w:rFonts w:ascii="Times New Roman" w:hAnsi="Times New Roman" w:cs="Times New Roman"/>
        </w:rPr>
        <w:t xml:space="preserve">.  This three-year $300,000 award will help us pull together results from each of our IDR aims to create a model-based treatment planning platform that can be utilized for improved </w:t>
      </w:r>
      <w:proofErr w:type="spellStart"/>
      <w:r>
        <w:rPr>
          <w:rFonts w:ascii="Times New Roman" w:hAnsi="Times New Roman" w:cs="Times New Roman"/>
        </w:rPr>
        <w:t>MRgFUS</w:t>
      </w:r>
      <w:proofErr w:type="spellEnd"/>
      <w:r>
        <w:rPr>
          <w:rFonts w:ascii="Times New Roman" w:hAnsi="Times New Roman" w:cs="Times New Roman"/>
        </w:rPr>
        <w:t xml:space="preserve"> treatment planning for breast cancer.  We will also work to extend the platform to other types of cancer and other diseases.</w:t>
      </w:r>
    </w:p>
    <w:p w:rsidR="00F92B8C" w:rsidP="008A651A" w:rsidRDefault="00F92B8C" w14:paraId="467B71AD" w14:textId="08C4E2D3">
      <w:pPr>
        <w:spacing w:after="0" w:line="240" w:lineRule="auto"/>
        <w:rPr>
          <w:rFonts w:ascii="Times New Roman" w:hAnsi="Times New Roman" w:cs="Times New Roman"/>
        </w:rPr>
      </w:pPr>
    </w:p>
    <w:p w:rsidR="002E389D" w:rsidP="002E389D" w:rsidRDefault="002E389D" w14:paraId="66EDEB1F" w14:textId="77777777">
      <w:pPr>
        <w:spacing w:after="0" w:line="240" w:lineRule="auto"/>
        <w:rPr>
          <w:rFonts w:ascii="Times New Roman" w:hAnsi="Times New Roman" w:cs="Times New Roman"/>
        </w:rPr>
      </w:pPr>
    </w:p>
    <w:p w:rsidR="00CC638F" w:rsidP="002E389D" w:rsidRDefault="002E389D" w14:paraId="2ECAD585" w14:textId="5061E2AC">
      <w:pPr>
        <w:spacing w:after="0" w:line="240" w:lineRule="auto"/>
        <w:rPr>
          <w:rFonts w:ascii="Times New Roman" w:hAnsi="Times New Roman" w:cs="Times New Roman"/>
        </w:rPr>
      </w:pPr>
      <w:r w:rsidRPr="00032D0D">
        <w:rPr>
          <w:rFonts w:ascii="Times New Roman" w:hAnsi="Times New Roman" w:cs="Times New Roman"/>
        </w:rPr>
        <w:t>Submission of these grant proposals will follow the schedule below.</w:t>
      </w:r>
    </w:p>
    <w:p w:rsidRPr="002E389D" w:rsidR="002E389D" w:rsidP="002E389D" w:rsidRDefault="002E389D" w14:paraId="5641B53A" w14:textId="7777777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2216"/>
        <w:gridCol w:w="504"/>
        <w:gridCol w:w="504"/>
        <w:gridCol w:w="504"/>
        <w:gridCol w:w="504"/>
        <w:gridCol w:w="504"/>
        <w:gridCol w:w="504"/>
        <w:gridCol w:w="504"/>
        <w:gridCol w:w="504"/>
      </w:tblGrid>
      <w:tr w:rsidR="00617E4F" w:rsidTr="00617E4F" w14:paraId="250629D4" w14:textId="77777777">
        <w:tc>
          <w:tcPr>
            <w:tcW w:w="2216" w:type="dxa"/>
            <w:shd w:val="clear" w:color="auto" w:fill="DEEAF6" w:themeFill="accent1" w:themeFillTint="33"/>
          </w:tcPr>
          <w:p w:rsidR="00617E4F" w:rsidP="00E429C3" w:rsidRDefault="00617E4F" w14:paraId="0EF4018B" w14:textId="3AA5267E">
            <w:pPr>
              <w:rPr>
                <w:rFonts w:ascii="Times New Roman" w:hAnsi="Times New Roman" w:cs="Times New Roman"/>
                <w:b/>
                <w:bCs/>
              </w:rPr>
            </w:pPr>
            <w:r>
              <w:rPr>
                <w:rFonts w:ascii="Times New Roman" w:hAnsi="Times New Roman" w:cs="Times New Roman"/>
                <w:b/>
                <w:bCs/>
              </w:rPr>
              <w:t>Study Quarter</w:t>
            </w:r>
          </w:p>
        </w:tc>
        <w:tc>
          <w:tcPr>
            <w:tcW w:w="504" w:type="dxa"/>
            <w:shd w:val="clear" w:color="auto" w:fill="DEEAF6" w:themeFill="accent1" w:themeFillTint="33"/>
          </w:tcPr>
          <w:p w:rsidR="00617E4F" w:rsidP="00E429C3" w:rsidRDefault="00617E4F" w14:paraId="41EBE3FF" w14:textId="2893AF5C">
            <w:pPr>
              <w:jc w:val="center"/>
              <w:rPr>
                <w:rFonts w:ascii="Times New Roman" w:hAnsi="Times New Roman" w:cs="Times New Roman"/>
                <w:b/>
                <w:bCs/>
              </w:rPr>
            </w:pPr>
            <w:r>
              <w:rPr>
                <w:rFonts w:ascii="Times New Roman" w:hAnsi="Times New Roman" w:cs="Times New Roman"/>
                <w:b/>
                <w:bCs/>
              </w:rPr>
              <w:t>Q1</w:t>
            </w:r>
          </w:p>
        </w:tc>
        <w:tc>
          <w:tcPr>
            <w:tcW w:w="504" w:type="dxa"/>
            <w:shd w:val="clear" w:color="auto" w:fill="DEEAF6" w:themeFill="accent1" w:themeFillTint="33"/>
          </w:tcPr>
          <w:p w:rsidR="00617E4F" w:rsidP="00E429C3" w:rsidRDefault="00617E4F" w14:paraId="51F190EB" w14:textId="358B8CDA">
            <w:pPr>
              <w:jc w:val="center"/>
              <w:rPr>
                <w:rFonts w:ascii="Times New Roman" w:hAnsi="Times New Roman" w:cs="Times New Roman"/>
                <w:b/>
                <w:bCs/>
              </w:rPr>
            </w:pPr>
            <w:r>
              <w:rPr>
                <w:rFonts w:ascii="Times New Roman" w:hAnsi="Times New Roman" w:cs="Times New Roman"/>
                <w:b/>
                <w:bCs/>
              </w:rPr>
              <w:t>Q2</w:t>
            </w:r>
          </w:p>
        </w:tc>
        <w:tc>
          <w:tcPr>
            <w:tcW w:w="504" w:type="dxa"/>
            <w:shd w:val="clear" w:color="auto" w:fill="DEEAF6" w:themeFill="accent1" w:themeFillTint="33"/>
          </w:tcPr>
          <w:p w:rsidR="00617E4F" w:rsidP="00E429C3" w:rsidRDefault="00617E4F" w14:paraId="01CCB271" w14:textId="3DAA9153">
            <w:pPr>
              <w:jc w:val="center"/>
              <w:rPr>
                <w:rFonts w:ascii="Times New Roman" w:hAnsi="Times New Roman" w:cs="Times New Roman"/>
                <w:b/>
                <w:bCs/>
              </w:rPr>
            </w:pPr>
            <w:r>
              <w:rPr>
                <w:rFonts w:ascii="Times New Roman" w:hAnsi="Times New Roman" w:cs="Times New Roman"/>
                <w:b/>
                <w:bCs/>
              </w:rPr>
              <w:t>Q3</w:t>
            </w:r>
          </w:p>
        </w:tc>
        <w:tc>
          <w:tcPr>
            <w:tcW w:w="504" w:type="dxa"/>
            <w:shd w:val="clear" w:color="auto" w:fill="DEEAF6" w:themeFill="accent1" w:themeFillTint="33"/>
          </w:tcPr>
          <w:p w:rsidR="00617E4F" w:rsidP="00E429C3" w:rsidRDefault="00617E4F" w14:paraId="3EC887A7" w14:textId="3D47E7E4">
            <w:pPr>
              <w:jc w:val="center"/>
              <w:rPr>
                <w:rFonts w:ascii="Times New Roman" w:hAnsi="Times New Roman" w:cs="Times New Roman"/>
                <w:b/>
                <w:bCs/>
              </w:rPr>
            </w:pPr>
            <w:r>
              <w:rPr>
                <w:rFonts w:ascii="Times New Roman" w:hAnsi="Times New Roman" w:cs="Times New Roman"/>
                <w:b/>
                <w:bCs/>
              </w:rPr>
              <w:t>Q4</w:t>
            </w:r>
          </w:p>
        </w:tc>
        <w:tc>
          <w:tcPr>
            <w:tcW w:w="504" w:type="dxa"/>
            <w:shd w:val="clear" w:color="auto" w:fill="DEEAF6" w:themeFill="accent1" w:themeFillTint="33"/>
          </w:tcPr>
          <w:p w:rsidR="00617E4F" w:rsidP="00E429C3" w:rsidRDefault="00617E4F" w14:paraId="5C5D5930" w14:textId="01DDC448">
            <w:pPr>
              <w:jc w:val="center"/>
              <w:rPr>
                <w:rFonts w:ascii="Times New Roman" w:hAnsi="Times New Roman" w:cs="Times New Roman"/>
                <w:b/>
                <w:bCs/>
              </w:rPr>
            </w:pPr>
            <w:r>
              <w:rPr>
                <w:rFonts w:ascii="Times New Roman" w:hAnsi="Times New Roman" w:cs="Times New Roman"/>
                <w:b/>
                <w:bCs/>
              </w:rPr>
              <w:t>Q5</w:t>
            </w:r>
          </w:p>
        </w:tc>
        <w:tc>
          <w:tcPr>
            <w:tcW w:w="504" w:type="dxa"/>
            <w:shd w:val="clear" w:color="auto" w:fill="DEEAF6" w:themeFill="accent1" w:themeFillTint="33"/>
          </w:tcPr>
          <w:p w:rsidR="00617E4F" w:rsidP="00E429C3" w:rsidRDefault="00617E4F" w14:paraId="7C5D8586" w14:textId="5984C2C1">
            <w:pPr>
              <w:jc w:val="center"/>
              <w:rPr>
                <w:rFonts w:ascii="Times New Roman" w:hAnsi="Times New Roman" w:cs="Times New Roman"/>
                <w:b/>
                <w:bCs/>
              </w:rPr>
            </w:pPr>
            <w:r>
              <w:rPr>
                <w:rFonts w:ascii="Times New Roman" w:hAnsi="Times New Roman" w:cs="Times New Roman"/>
                <w:b/>
                <w:bCs/>
              </w:rPr>
              <w:t>Q6</w:t>
            </w:r>
          </w:p>
        </w:tc>
        <w:tc>
          <w:tcPr>
            <w:tcW w:w="504" w:type="dxa"/>
            <w:shd w:val="clear" w:color="auto" w:fill="DEEAF6" w:themeFill="accent1" w:themeFillTint="33"/>
          </w:tcPr>
          <w:p w:rsidR="00617E4F" w:rsidP="00E429C3" w:rsidRDefault="00617E4F" w14:paraId="119697D0" w14:textId="19FF5D00">
            <w:pPr>
              <w:jc w:val="center"/>
              <w:rPr>
                <w:rFonts w:ascii="Times New Roman" w:hAnsi="Times New Roman" w:cs="Times New Roman"/>
                <w:b/>
                <w:bCs/>
              </w:rPr>
            </w:pPr>
            <w:r>
              <w:rPr>
                <w:rFonts w:ascii="Times New Roman" w:hAnsi="Times New Roman" w:cs="Times New Roman"/>
                <w:b/>
                <w:bCs/>
              </w:rPr>
              <w:t>Q7</w:t>
            </w:r>
          </w:p>
        </w:tc>
        <w:tc>
          <w:tcPr>
            <w:tcW w:w="504" w:type="dxa"/>
            <w:shd w:val="clear" w:color="auto" w:fill="DEEAF6" w:themeFill="accent1" w:themeFillTint="33"/>
          </w:tcPr>
          <w:p w:rsidR="00617E4F" w:rsidP="00E429C3" w:rsidRDefault="00617E4F" w14:paraId="594AC8CC" w14:textId="12465181">
            <w:pPr>
              <w:jc w:val="center"/>
              <w:rPr>
                <w:rFonts w:ascii="Times New Roman" w:hAnsi="Times New Roman" w:cs="Times New Roman"/>
                <w:b/>
                <w:bCs/>
              </w:rPr>
            </w:pPr>
            <w:r>
              <w:rPr>
                <w:rFonts w:ascii="Times New Roman" w:hAnsi="Times New Roman" w:cs="Times New Roman"/>
                <w:b/>
                <w:bCs/>
              </w:rPr>
              <w:t>Q8</w:t>
            </w:r>
          </w:p>
        </w:tc>
      </w:tr>
      <w:tr w:rsidR="00617E4F" w:rsidTr="002E389D" w14:paraId="5FB79B8A" w14:textId="77777777">
        <w:tc>
          <w:tcPr>
            <w:tcW w:w="2216" w:type="dxa"/>
            <w:shd w:val="clear" w:color="auto" w:fill="E2EFD9" w:themeFill="accent6" w:themeFillTint="33"/>
          </w:tcPr>
          <w:p w:rsidRPr="000A41E3" w:rsidR="00617E4F" w:rsidP="00E429C3" w:rsidRDefault="002E389D" w14:paraId="787F7D2F" w14:textId="05072C82">
            <w:pPr>
              <w:rPr>
                <w:rFonts w:ascii="Times New Roman" w:hAnsi="Times New Roman" w:cs="Times New Roman"/>
              </w:rPr>
            </w:pPr>
            <w:r>
              <w:rPr>
                <w:rFonts w:ascii="Times New Roman" w:hAnsi="Times New Roman" w:cs="Times New Roman"/>
              </w:rPr>
              <w:t>BYU MRI Facility</w:t>
            </w:r>
          </w:p>
        </w:tc>
        <w:tc>
          <w:tcPr>
            <w:tcW w:w="504" w:type="dxa"/>
          </w:tcPr>
          <w:p w:rsidR="00617E4F" w:rsidP="00E429C3" w:rsidRDefault="00617E4F" w14:paraId="4DF265BD" w14:textId="77777777">
            <w:pPr>
              <w:jc w:val="center"/>
              <w:rPr>
                <w:rFonts w:ascii="Times New Roman" w:hAnsi="Times New Roman" w:cs="Times New Roman"/>
                <w:b/>
                <w:bCs/>
              </w:rPr>
            </w:pPr>
          </w:p>
        </w:tc>
        <w:tc>
          <w:tcPr>
            <w:tcW w:w="504" w:type="dxa"/>
            <w:shd w:val="clear" w:color="auto" w:fill="E2EFD9" w:themeFill="accent6" w:themeFillTint="33"/>
          </w:tcPr>
          <w:p w:rsidR="00617E4F" w:rsidP="00E429C3" w:rsidRDefault="00617E4F" w14:paraId="3AA6B653" w14:textId="77777777">
            <w:pPr>
              <w:jc w:val="center"/>
              <w:rPr>
                <w:rFonts w:ascii="Times New Roman" w:hAnsi="Times New Roman" w:cs="Times New Roman"/>
                <w:b/>
                <w:bCs/>
              </w:rPr>
            </w:pPr>
          </w:p>
        </w:tc>
        <w:tc>
          <w:tcPr>
            <w:tcW w:w="504" w:type="dxa"/>
          </w:tcPr>
          <w:p w:rsidR="00617E4F" w:rsidP="00E429C3" w:rsidRDefault="00617E4F" w14:paraId="30693BDC" w14:textId="3B5157EB">
            <w:pPr>
              <w:jc w:val="center"/>
              <w:rPr>
                <w:rFonts w:ascii="Times New Roman" w:hAnsi="Times New Roman" w:cs="Times New Roman"/>
                <w:b/>
                <w:bCs/>
              </w:rPr>
            </w:pPr>
          </w:p>
        </w:tc>
        <w:tc>
          <w:tcPr>
            <w:tcW w:w="504" w:type="dxa"/>
          </w:tcPr>
          <w:p w:rsidR="00617E4F" w:rsidP="00E429C3" w:rsidRDefault="00617E4F" w14:paraId="2434AEF3" w14:textId="24E64170">
            <w:pPr>
              <w:jc w:val="center"/>
              <w:rPr>
                <w:rFonts w:ascii="Times New Roman" w:hAnsi="Times New Roman" w:cs="Times New Roman"/>
                <w:b/>
                <w:bCs/>
              </w:rPr>
            </w:pPr>
          </w:p>
        </w:tc>
        <w:tc>
          <w:tcPr>
            <w:tcW w:w="504" w:type="dxa"/>
          </w:tcPr>
          <w:p w:rsidR="00617E4F" w:rsidP="00E429C3" w:rsidRDefault="00617E4F" w14:paraId="41381E85" w14:textId="2E08D734">
            <w:pPr>
              <w:jc w:val="center"/>
              <w:rPr>
                <w:rFonts w:ascii="Times New Roman" w:hAnsi="Times New Roman" w:cs="Times New Roman"/>
                <w:b/>
                <w:bCs/>
              </w:rPr>
            </w:pPr>
          </w:p>
        </w:tc>
        <w:tc>
          <w:tcPr>
            <w:tcW w:w="504" w:type="dxa"/>
          </w:tcPr>
          <w:p w:rsidR="00617E4F" w:rsidP="00E429C3" w:rsidRDefault="00617E4F" w14:paraId="4B16FD6E" w14:textId="04335B09">
            <w:pPr>
              <w:jc w:val="center"/>
              <w:rPr>
                <w:rFonts w:ascii="Times New Roman" w:hAnsi="Times New Roman" w:cs="Times New Roman"/>
                <w:b/>
                <w:bCs/>
              </w:rPr>
            </w:pPr>
          </w:p>
        </w:tc>
        <w:tc>
          <w:tcPr>
            <w:tcW w:w="504" w:type="dxa"/>
          </w:tcPr>
          <w:p w:rsidR="00617E4F" w:rsidP="00E429C3" w:rsidRDefault="00617E4F" w14:paraId="6735F2A0" w14:textId="2AD867E8">
            <w:pPr>
              <w:jc w:val="center"/>
              <w:rPr>
                <w:rFonts w:ascii="Times New Roman" w:hAnsi="Times New Roman" w:cs="Times New Roman"/>
                <w:b/>
                <w:bCs/>
              </w:rPr>
            </w:pPr>
          </w:p>
        </w:tc>
        <w:tc>
          <w:tcPr>
            <w:tcW w:w="504" w:type="dxa"/>
          </w:tcPr>
          <w:p w:rsidR="00617E4F" w:rsidP="00E429C3" w:rsidRDefault="00617E4F" w14:paraId="1BA9E4B4" w14:textId="77777777">
            <w:pPr>
              <w:jc w:val="center"/>
              <w:rPr>
                <w:rFonts w:ascii="Times New Roman" w:hAnsi="Times New Roman" w:cs="Times New Roman"/>
                <w:b/>
                <w:bCs/>
              </w:rPr>
            </w:pPr>
          </w:p>
        </w:tc>
      </w:tr>
      <w:tr w:rsidR="005C3EE9" w:rsidTr="005C3EE9" w14:paraId="192EABFA" w14:textId="77777777">
        <w:tc>
          <w:tcPr>
            <w:tcW w:w="2216" w:type="dxa"/>
            <w:shd w:val="clear" w:color="auto" w:fill="E2EFD9" w:themeFill="accent6" w:themeFillTint="33"/>
          </w:tcPr>
          <w:p w:rsidR="005C3EE9" w:rsidP="005C3EE9" w:rsidRDefault="005C3EE9" w14:paraId="1F5233A7" w14:textId="1CC20880">
            <w:pPr>
              <w:rPr>
                <w:rFonts w:ascii="Times New Roman" w:hAnsi="Times New Roman" w:cs="Times New Roman"/>
              </w:rPr>
            </w:pPr>
            <w:r>
              <w:rPr>
                <w:rFonts w:ascii="Times New Roman" w:hAnsi="Times New Roman" w:cs="Times New Roman"/>
              </w:rPr>
              <w:t>NIH/NIBIB R21</w:t>
            </w:r>
          </w:p>
        </w:tc>
        <w:tc>
          <w:tcPr>
            <w:tcW w:w="504" w:type="dxa"/>
          </w:tcPr>
          <w:p w:rsidR="005C3EE9" w:rsidP="005C3EE9" w:rsidRDefault="005C3EE9" w14:paraId="2F944005" w14:textId="77777777">
            <w:pPr>
              <w:jc w:val="center"/>
              <w:rPr>
                <w:rFonts w:ascii="Times New Roman" w:hAnsi="Times New Roman" w:cs="Times New Roman"/>
                <w:b/>
                <w:bCs/>
              </w:rPr>
            </w:pPr>
          </w:p>
        </w:tc>
        <w:tc>
          <w:tcPr>
            <w:tcW w:w="504" w:type="dxa"/>
          </w:tcPr>
          <w:p w:rsidR="005C3EE9" w:rsidP="005C3EE9" w:rsidRDefault="005C3EE9" w14:paraId="6568DC0D" w14:textId="77777777">
            <w:pPr>
              <w:jc w:val="center"/>
              <w:rPr>
                <w:rFonts w:ascii="Times New Roman" w:hAnsi="Times New Roman" w:cs="Times New Roman"/>
                <w:b/>
                <w:bCs/>
              </w:rPr>
            </w:pPr>
          </w:p>
        </w:tc>
        <w:tc>
          <w:tcPr>
            <w:tcW w:w="504" w:type="dxa"/>
          </w:tcPr>
          <w:p w:rsidR="005C3EE9" w:rsidP="005C3EE9" w:rsidRDefault="005C3EE9" w14:paraId="02CECF92" w14:textId="77777777">
            <w:pPr>
              <w:jc w:val="center"/>
              <w:rPr>
                <w:rFonts w:ascii="Times New Roman" w:hAnsi="Times New Roman" w:cs="Times New Roman"/>
                <w:b/>
                <w:bCs/>
              </w:rPr>
            </w:pPr>
          </w:p>
        </w:tc>
        <w:tc>
          <w:tcPr>
            <w:tcW w:w="504" w:type="dxa"/>
            <w:shd w:val="clear" w:color="auto" w:fill="auto"/>
          </w:tcPr>
          <w:p w:rsidR="005C3EE9" w:rsidP="005C3EE9" w:rsidRDefault="005C3EE9" w14:paraId="52FDB648" w14:textId="77777777">
            <w:pPr>
              <w:jc w:val="center"/>
              <w:rPr>
                <w:rFonts w:ascii="Times New Roman" w:hAnsi="Times New Roman" w:cs="Times New Roman"/>
                <w:b/>
                <w:bCs/>
              </w:rPr>
            </w:pPr>
          </w:p>
        </w:tc>
        <w:tc>
          <w:tcPr>
            <w:tcW w:w="504" w:type="dxa"/>
          </w:tcPr>
          <w:p w:rsidR="005C3EE9" w:rsidP="005C3EE9" w:rsidRDefault="005C3EE9" w14:paraId="6A46C25F" w14:textId="77777777">
            <w:pPr>
              <w:jc w:val="center"/>
              <w:rPr>
                <w:rFonts w:ascii="Times New Roman" w:hAnsi="Times New Roman" w:cs="Times New Roman"/>
                <w:b/>
                <w:bCs/>
              </w:rPr>
            </w:pPr>
          </w:p>
        </w:tc>
        <w:tc>
          <w:tcPr>
            <w:tcW w:w="504" w:type="dxa"/>
          </w:tcPr>
          <w:p w:rsidR="005C3EE9" w:rsidP="005C3EE9" w:rsidRDefault="005C3EE9" w14:paraId="379B9BAA" w14:textId="77777777">
            <w:pPr>
              <w:jc w:val="center"/>
              <w:rPr>
                <w:rFonts w:ascii="Times New Roman" w:hAnsi="Times New Roman" w:cs="Times New Roman"/>
                <w:b/>
                <w:bCs/>
              </w:rPr>
            </w:pPr>
          </w:p>
        </w:tc>
        <w:tc>
          <w:tcPr>
            <w:tcW w:w="504" w:type="dxa"/>
            <w:shd w:val="clear" w:color="auto" w:fill="E2EFD9" w:themeFill="accent6" w:themeFillTint="33"/>
          </w:tcPr>
          <w:p w:rsidR="005C3EE9" w:rsidP="005C3EE9" w:rsidRDefault="005C3EE9" w14:paraId="67AFAAD6" w14:textId="77777777">
            <w:pPr>
              <w:jc w:val="center"/>
              <w:rPr>
                <w:rFonts w:ascii="Times New Roman" w:hAnsi="Times New Roman" w:cs="Times New Roman"/>
                <w:b/>
                <w:bCs/>
              </w:rPr>
            </w:pPr>
          </w:p>
        </w:tc>
        <w:tc>
          <w:tcPr>
            <w:tcW w:w="504" w:type="dxa"/>
            <w:shd w:val="clear" w:color="auto" w:fill="auto"/>
          </w:tcPr>
          <w:p w:rsidR="005C3EE9" w:rsidP="005C3EE9" w:rsidRDefault="005C3EE9" w14:paraId="5939CB07" w14:textId="77777777">
            <w:pPr>
              <w:jc w:val="center"/>
              <w:rPr>
                <w:rFonts w:ascii="Times New Roman" w:hAnsi="Times New Roman" w:cs="Times New Roman"/>
                <w:b/>
                <w:bCs/>
              </w:rPr>
            </w:pPr>
          </w:p>
        </w:tc>
      </w:tr>
      <w:tr w:rsidR="005C3EE9" w:rsidTr="00F92B8C" w14:paraId="5FFA5538" w14:textId="77777777">
        <w:tc>
          <w:tcPr>
            <w:tcW w:w="2216" w:type="dxa"/>
            <w:shd w:val="clear" w:color="auto" w:fill="E2EFD9" w:themeFill="accent6" w:themeFillTint="33"/>
          </w:tcPr>
          <w:p w:rsidRPr="000A41E3" w:rsidR="005C3EE9" w:rsidP="005C3EE9" w:rsidRDefault="005C3EE9" w14:paraId="21D6E848" w14:textId="4864F416">
            <w:pPr>
              <w:rPr>
                <w:rFonts w:ascii="Times New Roman" w:hAnsi="Times New Roman" w:cs="Times New Roman"/>
              </w:rPr>
            </w:pPr>
            <w:r>
              <w:rPr>
                <w:rFonts w:ascii="Times New Roman" w:hAnsi="Times New Roman" w:cs="Times New Roman"/>
              </w:rPr>
              <w:t>FUS Foundation</w:t>
            </w:r>
          </w:p>
        </w:tc>
        <w:tc>
          <w:tcPr>
            <w:tcW w:w="504" w:type="dxa"/>
          </w:tcPr>
          <w:p w:rsidR="005C3EE9" w:rsidP="005C3EE9" w:rsidRDefault="005C3EE9" w14:paraId="4C99E241" w14:textId="77777777">
            <w:pPr>
              <w:jc w:val="center"/>
              <w:rPr>
                <w:rFonts w:ascii="Times New Roman" w:hAnsi="Times New Roman" w:cs="Times New Roman"/>
                <w:b/>
                <w:bCs/>
              </w:rPr>
            </w:pPr>
          </w:p>
        </w:tc>
        <w:tc>
          <w:tcPr>
            <w:tcW w:w="504" w:type="dxa"/>
          </w:tcPr>
          <w:p w:rsidR="005C3EE9" w:rsidP="005C3EE9" w:rsidRDefault="005C3EE9" w14:paraId="21417884" w14:textId="77777777">
            <w:pPr>
              <w:jc w:val="center"/>
              <w:rPr>
                <w:rFonts w:ascii="Times New Roman" w:hAnsi="Times New Roman" w:cs="Times New Roman"/>
                <w:b/>
                <w:bCs/>
              </w:rPr>
            </w:pPr>
          </w:p>
        </w:tc>
        <w:tc>
          <w:tcPr>
            <w:tcW w:w="504" w:type="dxa"/>
          </w:tcPr>
          <w:p w:rsidR="005C3EE9" w:rsidP="005C3EE9" w:rsidRDefault="005C3EE9" w14:paraId="7D0F4C85" w14:textId="28AD73D5">
            <w:pPr>
              <w:jc w:val="center"/>
              <w:rPr>
                <w:rFonts w:ascii="Times New Roman" w:hAnsi="Times New Roman" w:cs="Times New Roman"/>
                <w:b/>
                <w:bCs/>
              </w:rPr>
            </w:pPr>
          </w:p>
        </w:tc>
        <w:tc>
          <w:tcPr>
            <w:tcW w:w="504" w:type="dxa"/>
            <w:shd w:val="clear" w:color="auto" w:fill="auto"/>
          </w:tcPr>
          <w:p w:rsidR="005C3EE9" w:rsidP="005C3EE9" w:rsidRDefault="005C3EE9" w14:paraId="6AB47E30" w14:textId="502A2D0E">
            <w:pPr>
              <w:jc w:val="center"/>
              <w:rPr>
                <w:rFonts w:ascii="Times New Roman" w:hAnsi="Times New Roman" w:cs="Times New Roman"/>
                <w:b/>
                <w:bCs/>
              </w:rPr>
            </w:pPr>
          </w:p>
        </w:tc>
        <w:tc>
          <w:tcPr>
            <w:tcW w:w="504" w:type="dxa"/>
          </w:tcPr>
          <w:p w:rsidR="005C3EE9" w:rsidP="005C3EE9" w:rsidRDefault="005C3EE9" w14:paraId="560CA6CB" w14:textId="14285794">
            <w:pPr>
              <w:jc w:val="center"/>
              <w:rPr>
                <w:rFonts w:ascii="Times New Roman" w:hAnsi="Times New Roman" w:cs="Times New Roman"/>
                <w:b/>
                <w:bCs/>
              </w:rPr>
            </w:pPr>
          </w:p>
        </w:tc>
        <w:tc>
          <w:tcPr>
            <w:tcW w:w="504" w:type="dxa"/>
          </w:tcPr>
          <w:p w:rsidR="005C3EE9" w:rsidP="005C3EE9" w:rsidRDefault="005C3EE9" w14:paraId="02DF1246" w14:textId="20F79B47">
            <w:pPr>
              <w:jc w:val="center"/>
              <w:rPr>
                <w:rFonts w:ascii="Times New Roman" w:hAnsi="Times New Roman" w:cs="Times New Roman"/>
                <w:b/>
                <w:bCs/>
              </w:rPr>
            </w:pPr>
          </w:p>
        </w:tc>
        <w:tc>
          <w:tcPr>
            <w:tcW w:w="504" w:type="dxa"/>
          </w:tcPr>
          <w:p w:rsidR="005C3EE9" w:rsidP="005C3EE9" w:rsidRDefault="005C3EE9" w14:paraId="4689B81F" w14:textId="4C05501C">
            <w:pPr>
              <w:jc w:val="center"/>
              <w:rPr>
                <w:rFonts w:ascii="Times New Roman" w:hAnsi="Times New Roman" w:cs="Times New Roman"/>
                <w:b/>
                <w:bCs/>
              </w:rPr>
            </w:pPr>
          </w:p>
        </w:tc>
        <w:tc>
          <w:tcPr>
            <w:tcW w:w="504" w:type="dxa"/>
            <w:shd w:val="clear" w:color="auto" w:fill="E2EFD9" w:themeFill="accent6" w:themeFillTint="33"/>
          </w:tcPr>
          <w:p w:rsidR="005C3EE9" w:rsidP="005C3EE9" w:rsidRDefault="005C3EE9" w14:paraId="2C69554E" w14:textId="77777777">
            <w:pPr>
              <w:jc w:val="center"/>
              <w:rPr>
                <w:rFonts w:ascii="Times New Roman" w:hAnsi="Times New Roman" w:cs="Times New Roman"/>
                <w:b/>
                <w:bCs/>
              </w:rPr>
            </w:pPr>
          </w:p>
        </w:tc>
      </w:tr>
      <w:tr w:rsidR="005C3EE9" w:rsidTr="002E389D" w14:paraId="0771A615" w14:textId="77777777">
        <w:tc>
          <w:tcPr>
            <w:tcW w:w="2216" w:type="dxa"/>
            <w:shd w:val="clear" w:color="auto" w:fill="E2EFD9" w:themeFill="accent6" w:themeFillTint="33"/>
          </w:tcPr>
          <w:p w:rsidRPr="000A41E3" w:rsidR="005C3EE9" w:rsidP="005C3EE9" w:rsidRDefault="005C3EE9" w14:paraId="21A434EA" w14:textId="61E06357">
            <w:pPr>
              <w:rPr>
                <w:rFonts w:ascii="Times New Roman" w:hAnsi="Times New Roman" w:cs="Times New Roman"/>
              </w:rPr>
            </w:pPr>
            <w:r>
              <w:rPr>
                <w:rFonts w:ascii="Times New Roman" w:hAnsi="Times New Roman" w:cs="Times New Roman"/>
              </w:rPr>
              <w:t>NIH/NCI R01</w:t>
            </w:r>
          </w:p>
        </w:tc>
        <w:tc>
          <w:tcPr>
            <w:tcW w:w="504" w:type="dxa"/>
          </w:tcPr>
          <w:p w:rsidR="005C3EE9" w:rsidP="005C3EE9" w:rsidRDefault="005C3EE9" w14:paraId="338EBA3E" w14:textId="77777777">
            <w:pPr>
              <w:jc w:val="center"/>
              <w:rPr>
                <w:rFonts w:ascii="Times New Roman" w:hAnsi="Times New Roman" w:cs="Times New Roman"/>
                <w:b/>
                <w:bCs/>
              </w:rPr>
            </w:pPr>
          </w:p>
        </w:tc>
        <w:tc>
          <w:tcPr>
            <w:tcW w:w="504" w:type="dxa"/>
          </w:tcPr>
          <w:p w:rsidR="005C3EE9" w:rsidP="005C3EE9" w:rsidRDefault="005C3EE9" w14:paraId="42423399" w14:textId="77777777">
            <w:pPr>
              <w:jc w:val="center"/>
              <w:rPr>
                <w:rFonts w:ascii="Times New Roman" w:hAnsi="Times New Roman" w:cs="Times New Roman"/>
                <w:b/>
                <w:bCs/>
              </w:rPr>
            </w:pPr>
          </w:p>
        </w:tc>
        <w:tc>
          <w:tcPr>
            <w:tcW w:w="504" w:type="dxa"/>
          </w:tcPr>
          <w:p w:rsidR="005C3EE9" w:rsidP="005C3EE9" w:rsidRDefault="005C3EE9" w14:paraId="0AEB723C" w14:textId="67B91407">
            <w:pPr>
              <w:jc w:val="center"/>
              <w:rPr>
                <w:rFonts w:ascii="Times New Roman" w:hAnsi="Times New Roman" w:cs="Times New Roman"/>
                <w:b/>
                <w:bCs/>
              </w:rPr>
            </w:pPr>
          </w:p>
        </w:tc>
        <w:tc>
          <w:tcPr>
            <w:tcW w:w="504" w:type="dxa"/>
          </w:tcPr>
          <w:p w:rsidR="005C3EE9" w:rsidP="005C3EE9" w:rsidRDefault="005C3EE9" w14:paraId="78ACA0B5" w14:textId="4EF793BC">
            <w:pPr>
              <w:jc w:val="center"/>
              <w:rPr>
                <w:rFonts w:ascii="Times New Roman" w:hAnsi="Times New Roman" w:cs="Times New Roman"/>
                <w:b/>
                <w:bCs/>
              </w:rPr>
            </w:pPr>
          </w:p>
        </w:tc>
        <w:tc>
          <w:tcPr>
            <w:tcW w:w="504" w:type="dxa"/>
          </w:tcPr>
          <w:p w:rsidR="005C3EE9" w:rsidP="005C3EE9" w:rsidRDefault="005C3EE9" w14:paraId="26EBEF49" w14:textId="2959E4D6">
            <w:pPr>
              <w:jc w:val="center"/>
              <w:rPr>
                <w:rFonts w:ascii="Times New Roman" w:hAnsi="Times New Roman" w:cs="Times New Roman"/>
                <w:b/>
                <w:bCs/>
              </w:rPr>
            </w:pPr>
          </w:p>
        </w:tc>
        <w:tc>
          <w:tcPr>
            <w:tcW w:w="504" w:type="dxa"/>
          </w:tcPr>
          <w:p w:rsidR="005C3EE9" w:rsidP="005C3EE9" w:rsidRDefault="005C3EE9" w14:paraId="442AFC72" w14:textId="3E6795D5">
            <w:pPr>
              <w:jc w:val="center"/>
              <w:rPr>
                <w:rFonts w:ascii="Times New Roman" w:hAnsi="Times New Roman" w:cs="Times New Roman"/>
                <w:b/>
                <w:bCs/>
              </w:rPr>
            </w:pPr>
          </w:p>
        </w:tc>
        <w:tc>
          <w:tcPr>
            <w:tcW w:w="504" w:type="dxa"/>
          </w:tcPr>
          <w:p w:rsidR="005C3EE9" w:rsidP="005C3EE9" w:rsidRDefault="005C3EE9" w14:paraId="058BB013" w14:textId="42CCC193">
            <w:pPr>
              <w:jc w:val="center"/>
              <w:rPr>
                <w:rFonts w:ascii="Times New Roman" w:hAnsi="Times New Roman" w:cs="Times New Roman"/>
                <w:b/>
                <w:bCs/>
              </w:rPr>
            </w:pPr>
          </w:p>
        </w:tc>
        <w:tc>
          <w:tcPr>
            <w:tcW w:w="504" w:type="dxa"/>
            <w:shd w:val="clear" w:color="auto" w:fill="E2EFD9" w:themeFill="accent6" w:themeFillTint="33"/>
          </w:tcPr>
          <w:p w:rsidR="005C3EE9" w:rsidP="005C3EE9" w:rsidRDefault="005C3EE9" w14:paraId="5AEE6A52" w14:textId="77777777">
            <w:pPr>
              <w:jc w:val="center"/>
              <w:rPr>
                <w:rFonts w:ascii="Times New Roman" w:hAnsi="Times New Roman" w:cs="Times New Roman"/>
                <w:b/>
                <w:bCs/>
              </w:rPr>
            </w:pPr>
          </w:p>
        </w:tc>
      </w:tr>
    </w:tbl>
    <w:p w:rsidR="00032D0D" w:rsidP="008A651A" w:rsidRDefault="00032D0D" w14:paraId="62FBC65D" w14:textId="777DAEDF">
      <w:pPr>
        <w:spacing w:after="0" w:line="240" w:lineRule="auto"/>
        <w:rPr>
          <w:rFonts w:ascii="Times New Roman" w:hAnsi="Times New Roman" w:cs="Times New Roman"/>
          <w:b/>
          <w:bCs/>
        </w:rPr>
      </w:pPr>
    </w:p>
    <w:p w:rsidR="00032D0D" w:rsidRDefault="00032D0D" w14:paraId="41F810E5" w14:textId="77777777">
      <w:pPr>
        <w:rPr>
          <w:rFonts w:ascii="Segoe UI" w:hAnsi="Segoe UI" w:cs="Segoe UI"/>
          <w:highlight w:val="yellow"/>
        </w:rPr>
      </w:pPr>
      <w:r>
        <w:rPr>
          <w:rFonts w:ascii="Segoe UI" w:hAnsi="Segoe UI" w:cs="Segoe UI"/>
          <w:highlight w:val="yellow"/>
        </w:rPr>
        <w:br w:type="page"/>
      </w:r>
    </w:p>
    <w:p w:rsidR="00032D0D" w:rsidP="008A651A" w:rsidRDefault="00032D0D" w14:paraId="68720342" w14:textId="38F2FB6D">
      <w:pPr>
        <w:spacing w:after="0" w:line="240" w:lineRule="auto"/>
        <w:rPr>
          <w:rFonts w:ascii="Times New Roman" w:hAnsi="Times New Roman" w:cs="Times New Roman"/>
          <w:b/>
          <w:bCs/>
        </w:rPr>
      </w:pPr>
      <w:r>
        <w:rPr>
          <w:rFonts w:ascii="Times New Roman" w:hAnsi="Times New Roman" w:cs="Times New Roman"/>
          <w:b/>
          <w:bCs/>
        </w:rPr>
        <w:lastRenderedPageBreak/>
        <w:t>Biographical sketches &amp; Current and Pending Support</w:t>
      </w:r>
    </w:p>
    <w:p w:rsidR="00032D0D" w:rsidP="008A651A" w:rsidRDefault="00032D0D" w14:paraId="5CA45CF0" w14:textId="162CA879">
      <w:pPr>
        <w:spacing w:after="0" w:line="240" w:lineRule="auto"/>
        <w:rPr>
          <w:rFonts w:ascii="Times New Roman" w:hAnsi="Times New Roman" w:cs="Times New Roman"/>
          <w:b/>
          <w:bCs/>
        </w:rPr>
      </w:pPr>
    </w:p>
    <w:p w:rsidR="007958FB" w:rsidP="008A651A" w:rsidRDefault="00032D0D" w14:paraId="4A47E4C7" w14:textId="67FDEE08">
      <w:pPr>
        <w:spacing w:after="0" w:line="240" w:lineRule="auto"/>
        <w:rPr>
          <w:rFonts w:ascii="Times New Roman" w:hAnsi="Times New Roman" w:cs="Times New Roman"/>
          <w:b/>
          <w:bCs/>
        </w:rPr>
      </w:pPr>
      <w:proofErr w:type="spellStart"/>
      <w:r>
        <w:rPr>
          <w:rFonts w:ascii="Times New Roman" w:hAnsi="Times New Roman" w:cs="Times New Roman"/>
          <w:b/>
          <w:bCs/>
        </w:rPr>
        <w:t>Biosketch</w:t>
      </w:r>
      <w:proofErr w:type="spellEnd"/>
      <w:r>
        <w:rPr>
          <w:rFonts w:ascii="Times New Roman" w:hAnsi="Times New Roman" w:cs="Times New Roman"/>
          <w:b/>
          <w:bCs/>
        </w:rPr>
        <w:t>: Dillon</w:t>
      </w:r>
      <w:r w:rsidR="00CC638F">
        <w:rPr>
          <w:rFonts w:ascii="Times New Roman" w:hAnsi="Times New Roman" w:cs="Times New Roman"/>
          <w:b/>
          <w:bCs/>
        </w:rPr>
        <w:t xml:space="preserve"> (2 </w:t>
      </w:r>
      <w:proofErr w:type="spellStart"/>
      <w:r w:rsidR="00CC638F">
        <w:rPr>
          <w:rFonts w:ascii="Times New Roman" w:hAnsi="Times New Roman" w:cs="Times New Roman"/>
          <w:b/>
          <w:bCs/>
        </w:rPr>
        <w:t>pg</w:t>
      </w:r>
      <w:proofErr w:type="spellEnd"/>
      <w:r w:rsidR="00CC638F">
        <w:rPr>
          <w:rFonts w:ascii="Times New Roman" w:hAnsi="Times New Roman" w:cs="Times New Roman"/>
          <w:b/>
          <w:bCs/>
        </w:rPr>
        <w:t xml:space="preserve"> limit)</w:t>
      </w:r>
    </w:p>
    <w:p w:rsidR="007958FB" w:rsidRDefault="007958FB" w14:paraId="13A1873E" w14:textId="77777777">
      <w:pPr>
        <w:rPr>
          <w:rFonts w:ascii="Times New Roman" w:hAnsi="Times New Roman" w:cs="Times New Roman"/>
          <w:b/>
          <w:bCs/>
        </w:rPr>
      </w:pPr>
      <w:r>
        <w:rPr>
          <w:rFonts w:ascii="Times New Roman" w:hAnsi="Times New Roman" w:cs="Times New Roman"/>
          <w:b/>
          <w:bCs/>
        </w:rPr>
        <w:br w:type="page"/>
      </w:r>
    </w:p>
    <w:p w:rsidR="00032D0D" w:rsidP="008A651A" w:rsidRDefault="00032D0D" w14:paraId="72ACBDE5" w14:textId="77777777">
      <w:pPr>
        <w:spacing w:after="0" w:line="240" w:lineRule="auto"/>
        <w:rPr>
          <w:rFonts w:ascii="Times New Roman" w:hAnsi="Times New Roman" w:cs="Times New Roman"/>
          <w:b/>
          <w:bCs/>
        </w:rPr>
      </w:pPr>
    </w:p>
    <w:p w:rsidR="00EC6453" w:rsidP="008A651A" w:rsidRDefault="00032D0D" w14:paraId="299D717B" w14:textId="181756CD">
      <w:pPr>
        <w:spacing w:after="0" w:line="240" w:lineRule="auto"/>
        <w:rPr>
          <w:rFonts w:ascii="Times New Roman" w:hAnsi="Times New Roman" w:cs="Times New Roman"/>
          <w:b/>
          <w:bCs/>
        </w:rPr>
      </w:pPr>
      <w:r>
        <w:rPr>
          <w:rFonts w:ascii="Times New Roman" w:hAnsi="Times New Roman" w:cs="Times New Roman"/>
          <w:b/>
          <w:bCs/>
        </w:rPr>
        <w:t xml:space="preserve">Current and Pending Support </w:t>
      </w:r>
    </w:p>
    <w:p w:rsidR="00EC6453" w:rsidP="008A651A" w:rsidRDefault="00EC6453" w14:paraId="39F1A93A" w14:textId="77777777">
      <w:pPr>
        <w:spacing w:after="0" w:line="240" w:lineRule="auto"/>
        <w:rPr>
          <w:rFonts w:ascii="Times New Roman" w:hAnsi="Times New Roman" w:cs="Times New Roman"/>
        </w:rPr>
      </w:pPr>
    </w:p>
    <w:p w:rsidRPr="00EC6453" w:rsidR="00032D0D" w:rsidP="008A651A" w:rsidRDefault="007958FB" w14:paraId="3C539DD2" w14:textId="43A2FB78">
      <w:pPr>
        <w:spacing w:after="0" w:line="240" w:lineRule="auto"/>
        <w:rPr>
          <w:rFonts w:ascii="Times New Roman" w:hAnsi="Times New Roman" w:cs="Times New Roman"/>
        </w:rPr>
      </w:pPr>
      <w:r w:rsidRPr="00EC6453">
        <w:rPr>
          <w:rFonts w:ascii="Times New Roman" w:hAnsi="Times New Roman" w:cs="Times New Roman"/>
        </w:rPr>
        <w:t>Christopher</w:t>
      </w:r>
      <w:r w:rsidR="00EC6453">
        <w:rPr>
          <w:rFonts w:ascii="Times New Roman" w:hAnsi="Times New Roman" w:cs="Times New Roman"/>
        </w:rPr>
        <w:t xml:space="preserve"> R.</w:t>
      </w:r>
      <w:r w:rsidRPr="00EC6453">
        <w:rPr>
          <w:rFonts w:ascii="Times New Roman" w:hAnsi="Times New Roman" w:cs="Times New Roman"/>
        </w:rPr>
        <w:t xml:space="preserve"> </w:t>
      </w:r>
      <w:r w:rsidRPr="00EC6453" w:rsidR="00032D0D">
        <w:rPr>
          <w:rFonts w:ascii="Times New Roman" w:hAnsi="Times New Roman" w:cs="Times New Roman"/>
        </w:rPr>
        <w:t>Dillon</w:t>
      </w:r>
    </w:p>
    <w:p w:rsidR="00051B80" w:rsidP="00051B80" w:rsidRDefault="00051B80" w14:paraId="7A3C5B03" w14:textId="77777777">
      <w:pPr>
        <w:spacing w:after="0" w:line="240" w:lineRule="auto"/>
        <w:rPr>
          <w:rFonts w:ascii="Times New Roman" w:hAnsi="Times New Roman" w:cs="Times New Roman"/>
        </w:rPr>
      </w:pPr>
    </w:p>
    <w:p w:rsidRPr="007958FB" w:rsidR="00706219" w:rsidP="00706219" w:rsidRDefault="00706219" w14:paraId="6248869D" w14:textId="77777777">
      <w:pPr>
        <w:spacing w:after="0" w:line="240" w:lineRule="auto"/>
        <w:rPr>
          <w:rFonts w:ascii="Times New Roman" w:hAnsi="Times New Roman" w:cs="Times New Roman"/>
        </w:rPr>
      </w:pPr>
      <w:r>
        <w:rPr>
          <w:rFonts w:ascii="Times New Roman" w:hAnsi="Times New Roman" w:cs="Times New Roman"/>
          <w:b/>
          <w:bCs/>
        </w:rPr>
        <w:t xml:space="preserve">Project/Proposal Title: </w:t>
      </w:r>
      <w:r>
        <w:rPr>
          <w:rFonts w:ascii="Times New Roman" w:hAnsi="Times New Roman" w:cs="Times New Roman"/>
        </w:rPr>
        <w:t>BYU/SNL Reduced Order Methods Collaboration</w:t>
      </w:r>
    </w:p>
    <w:p w:rsidRPr="007958FB" w:rsidR="00706219" w:rsidP="00706219" w:rsidRDefault="00706219" w14:paraId="13610E5A" w14:textId="77777777">
      <w:pPr>
        <w:spacing w:after="0" w:line="240" w:lineRule="auto"/>
        <w:rPr>
          <w:rFonts w:ascii="Times New Roman" w:hAnsi="Times New Roman" w:cs="Times New Roman"/>
        </w:rPr>
      </w:pPr>
      <w:r>
        <w:rPr>
          <w:rFonts w:ascii="Times New Roman" w:hAnsi="Times New Roman" w:cs="Times New Roman"/>
          <w:b/>
          <w:bCs/>
        </w:rPr>
        <w:t xml:space="preserve">Status of Support: </w:t>
      </w:r>
      <w:r>
        <w:rPr>
          <w:rFonts w:ascii="Times New Roman" w:hAnsi="Times New Roman" w:cs="Times New Roman"/>
        </w:rPr>
        <w:t>Active</w:t>
      </w:r>
    </w:p>
    <w:p w:rsidRPr="007958FB" w:rsidR="00706219" w:rsidP="00706219" w:rsidRDefault="00706219" w14:paraId="0D7059F5" w14:textId="77777777">
      <w:pPr>
        <w:spacing w:after="0" w:line="240" w:lineRule="auto"/>
        <w:rPr>
          <w:rFonts w:ascii="Times New Roman" w:hAnsi="Times New Roman" w:cs="Times New Roman"/>
        </w:rPr>
      </w:pPr>
      <w:r>
        <w:rPr>
          <w:rFonts w:ascii="Times New Roman" w:hAnsi="Times New Roman" w:cs="Times New Roman"/>
          <w:b/>
          <w:bCs/>
        </w:rPr>
        <w:t xml:space="preserve">Proposal Award Number: </w:t>
      </w:r>
      <w:r>
        <w:rPr>
          <w:rFonts w:ascii="Times New Roman" w:hAnsi="Times New Roman" w:cs="Times New Roman"/>
        </w:rPr>
        <w:t>PO 2363288</w:t>
      </w:r>
    </w:p>
    <w:p w:rsidRPr="007958FB" w:rsidR="00706219" w:rsidP="00706219" w:rsidRDefault="00706219" w14:paraId="2A37B584" w14:textId="77777777">
      <w:pPr>
        <w:spacing w:after="0" w:line="240" w:lineRule="auto"/>
        <w:rPr>
          <w:rFonts w:ascii="Times New Roman" w:hAnsi="Times New Roman" w:cs="Times New Roman"/>
        </w:rPr>
      </w:pPr>
      <w:r>
        <w:rPr>
          <w:rFonts w:ascii="Times New Roman" w:hAnsi="Times New Roman" w:cs="Times New Roman"/>
          <w:b/>
          <w:bCs/>
        </w:rPr>
        <w:t xml:space="preserve">Source of Support: </w:t>
      </w:r>
      <w:r>
        <w:rPr>
          <w:rFonts w:ascii="Times New Roman" w:hAnsi="Times New Roman" w:cs="Times New Roman"/>
        </w:rPr>
        <w:t>Sandia National Laboratories</w:t>
      </w:r>
    </w:p>
    <w:p w:rsidRPr="007958FB" w:rsidR="00706219" w:rsidP="00706219" w:rsidRDefault="00706219" w14:paraId="363B548F" w14:textId="77777777">
      <w:pPr>
        <w:spacing w:after="0" w:line="240" w:lineRule="auto"/>
        <w:rPr>
          <w:rFonts w:ascii="Times New Roman" w:hAnsi="Times New Roman" w:cs="Times New Roman"/>
        </w:rPr>
      </w:pPr>
      <w:r>
        <w:rPr>
          <w:rFonts w:ascii="Times New Roman" w:hAnsi="Times New Roman" w:cs="Times New Roman"/>
          <w:b/>
          <w:bCs/>
        </w:rPr>
        <w:t xml:space="preserve">Primary Place of Performance: </w:t>
      </w:r>
      <w:r>
        <w:rPr>
          <w:rFonts w:ascii="Times New Roman" w:hAnsi="Times New Roman" w:cs="Times New Roman"/>
        </w:rPr>
        <w:t>Brigham Young University</w:t>
      </w:r>
    </w:p>
    <w:p w:rsidRPr="007958FB" w:rsidR="00706219" w:rsidP="00706219" w:rsidRDefault="00706219" w14:paraId="1D27AFFE" w14:textId="77777777">
      <w:pPr>
        <w:spacing w:after="0" w:line="240" w:lineRule="auto"/>
        <w:rPr>
          <w:rFonts w:ascii="Times New Roman" w:hAnsi="Times New Roman" w:cs="Times New Roman"/>
        </w:rPr>
      </w:pPr>
      <w:r>
        <w:rPr>
          <w:rFonts w:ascii="Times New Roman" w:hAnsi="Times New Roman" w:cs="Times New Roman"/>
          <w:b/>
          <w:bCs/>
        </w:rPr>
        <w:t xml:space="preserve">Start Date: </w:t>
      </w:r>
      <w:r>
        <w:rPr>
          <w:rFonts w:ascii="Times New Roman" w:hAnsi="Times New Roman" w:cs="Times New Roman"/>
        </w:rPr>
        <w:t>04/2022</w:t>
      </w:r>
    </w:p>
    <w:p w:rsidRPr="007958FB" w:rsidR="00706219" w:rsidP="00706219" w:rsidRDefault="00706219" w14:paraId="1697660A" w14:textId="77777777">
      <w:pPr>
        <w:spacing w:after="0" w:line="240" w:lineRule="auto"/>
        <w:rPr>
          <w:rFonts w:ascii="Times New Roman" w:hAnsi="Times New Roman" w:cs="Times New Roman"/>
        </w:rPr>
      </w:pPr>
      <w:r>
        <w:rPr>
          <w:rFonts w:ascii="Times New Roman" w:hAnsi="Times New Roman" w:cs="Times New Roman"/>
          <w:b/>
          <w:bCs/>
        </w:rPr>
        <w:t xml:space="preserve">End Date: </w:t>
      </w:r>
      <w:r>
        <w:rPr>
          <w:rFonts w:ascii="Times New Roman" w:hAnsi="Times New Roman" w:cs="Times New Roman"/>
        </w:rPr>
        <w:t>12/2023</w:t>
      </w:r>
    </w:p>
    <w:p w:rsidRPr="007958FB" w:rsidR="00706219" w:rsidP="00706219" w:rsidRDefault="00706219" w14:paraId="49323B0A" w14:textId="77777777">
      <w:pPr>
        <w:spacing w:after="0" w:line="240" w:lineRule="auto"/>
        <w:rPr>
          <w:rFonts w:ascii="Times New Roman" w:hAnsi="Times New Roman" w:cs="Times New Roman"/>
        </w:rPr>
      </w:pPr>
      <w:r>
        <w:rPr>
          <w:rFonts w:ascii="Times New Roman" w:hAnsi="Times New Roman" w:cs="Times New Roman"/>
          <w:b/>
          <w:bCs/>
        </w:rPr>
        <w:t xml:space="preserve">Total Award Amount: </w:t>
      </w:r>
      <w:r>
        <w:rPr>
          <w:rFonts w:ascii="Times New Roman" w:hAnsi="Times New Roman" w:cs="Times New Roman"/>
        </w:rPr>
        <w:t>$64,993 (Includes indirect costs)</w:t>
      </w:r>
    </w:p>
    <w:p w:rsidR="00706219" w:rsidP="00706219" w:rsidRDefault="00706219" w14:paraId="270FCB52" w14:textId="77777777">
      <w:pPr>
        <w:spacing w:after="0" w:line="240" w:lineRule="auto"/>
        <w:rPr>
          <w:rFonts w:ascii="Times New Roman" w:hAnsi="Times New Roman" w:cs="Times New Roman"/>
        </w:rPr>
      </w:pPr>
      <w:r>
        <w:rPr>
          <w:rFonts w:ascii="Times New Roman" w:hAnsi="Times New Roman" w:cs="Times New Roman"/>
          <w:b/>
          <w:bCs/>
        </w:rPr>
        <w:t xml:space="preserve">Time commitment (Person Months): </w:t>
      </w:r>
      <w:r w:rsidRPr="007958FB">
        <w:rPr>
          <w:rFonts w:ascii="Times New Roman" w:hAnsi="Times New Roman" w:cs="Times New Roman"/>
        </w:rPr>
        <w:t>0.75 months</w:t>
      </w:r>
    </w:p>
    <w:p w:rsidR="00706219" w:rsidP="00706219" w:rsidRDefault="00706219" w14:paraId="23F7D6B7" w14:textId="77777777">
      <w:pPr>
        <w:spacing w:after="0" w:line="240" w:lineRule="auto"/>
        <w:rPr>
          <w:rFonts w:ascii="Times New Roman" w:hAnsi="Times New Roman" w:cs="Times New Roman"/>
        </w:rPr>
      </w:pPr>
    </w:p>
    <w:p w:rsidRPr="00051B80" w:rsidR="00706219" w:rsidP="00706219" w:rsidRDefault="00706219" w14:paraId="75F500B8" w14:textId="77777777">
      <w:pPr>
        <w:spacing w:after="0" w:line="240" w:lineRule="auto"/>
        <w:rPr>
          <w:rFonts w:ascii="Times New Roman" w:hAnsi="Times New Roman" w:cs="Times New Roman"/>
        </w:rPr>
      </w:pPr>
      <w:r>
        <w:rPr>
          <w:rFonts w:ascii="Times New Roman" w:hAnsi="Times New Roman" w:cs="Times New Roman"/>
          <w:b/>
          <w:bCs/>
        </w:rPr>
        <w:t xml:space="preserve">Project/Proposal Title: </w:t>
      </w:r>
      <w:r w:rsidRPr="00051B80">
        <w:rPr>
          <w:rFonts w:ascii="Times New Roman" w:hAnsi="Times New Roman" w:cs="Times New Roman"/>
        </w:rPr>
        <w:t xml:space="preserve">Using imaging to understand Achilles tendon adaptation and injury in female </w:t>
      </w:r>
      <w:proofErr w:type="gramStart"/>
      <w:r w:rsidRPr="00051B80">
        <w:rPr>
          <w:rFonts w:ascii="Times New Roman" w:hAnsi="Times New Roman" w:cs="Times New Roman"/>
        </w:rPr>
        <w:t>athletes</w:t>
      </w:r>
      <w:proofErr w:type="gramEnd"/>
    </w:p>
    <w:p w:rsidRPr="007958FB" w:rsidR="00706219" w:rsidP="00706219" w:rsidRDefault="00706219" w14:paraId="532995AB" w14:textId="77777777">
      <w:pPr>
        <w:spacing w:after="0" w:line="240" w:lineRule="auto"/>
        <w:rPr>
          <w:rFonts w:ascii="Times New Roman" w:hAnsi="Times New Roman" w:cs="Times New Roman"/>
        </w:rPr>
      </w:pPr>
      <w:r>
        <w:rPr>
          <w:rFonts w:ascii="Times New Roman" w:hAnsi="Times New Roman" w:cs="Times New Roman"/>
          <w:b/>
          <w:bCs/>
        </w:rPr>
        <w:t xml:space="preserve">Status of Support: </w:t>
      </w:r>
      <w:r>
        <w:rPr>
          <w:rFonts w:ascii="Times New Roman" w:hAnsi="Times New Roman" w:cs="Times New Roman"/>
        </w:rPr>
        <w:t>Active</w:t>
      </w:r>
    </w:p>
    <w:p w:rsidRPr="007958FB" w:rsidR="00706219" w:rsidP="00706219" w:rsidRDefault="00706219" w14:paraId="7D5FA0A7" w14:textId="77777777">
      <w:pPr>
        <w:spacing w:after="0" w:line="240" w:lineRule="auto"/>
        <w:rPr>
          <w:rFonts w:ascii="Times New Roman" w:hAnsi="Times New Roman" w:cs="Times New Roman"/>
        </w:rPr>
      </w:pPr>
      <w:r>
        <w:rPr>
          <w:rFonts w:ascii="Times New Roman" w:hAnsi="Times New Roman" w:cs="Times New Roman"/>
          <w:b/>
          <w:bCs/>
        </w:rPr>
        <w:t xml:space="preserve">Source of Support: </w:t>
      </w:r>
      <w:r>
        <w:rPr>
          <w:rFonts w:ascii="Times New Roman" w:hAnsi="Times New Roman" w:cs="Times New Roman"/>
        </w:rPr>
        <w:t>BYU Interdisciplinary Research Award</w:t>
      </w:r>
    </w:p>
    <w:p w:rsidRPr="007958FB" w:rsidR="00706219" w:rsidP="00706219" w:rsidRDefault="00706219" w14:paraId="58A31736" w14:textId="77777777">
      <w:pPr>
        <w:spacing w:after="0" w:line="240" w:lineRule="auto"/>
        <w:rPr>
          <w:rFonts w:ascii="Times New Roman" w:hAnsi="Times New Roman" w:cs="Times New Roman"/>
        </w:rPr>
      </w:pPr>
      <w:r>
        <w:rPr>
          <w:rFonts w:ascii="Times New Roman" w:hAnsi="Times New Roman" w:cs="Times New Roman"/>
          <w:b/>
          <w:bCs/>
        </w:rPr>
        <w:t xml:space="preserve">Primary Place of Performance: </w:t>
      </w:r>
      <w:r>
        <w:rPr>
          <w:rFonts w:ascii="Times New Roman" w:hAnsi="Times New Roman" w:cs="Times New Roman"/>
        </w:rPr>
        <w:t>Brigham Young University</w:t>
      </w:r>
    </w:p>
    <w:p w:rsidRPr="007958FB" w:rsidR="00706219" w:rsidP="00706219" w:rsidRDefault="00706219" w14:paraId="03BE45DE" w14:textId="77777777">
      <w:pPr>
        <w:spacing w:after="0" w:line="240" w:lineRule="auto"/>
        <w:rPr>
          <w:rFonts w:ascii="Times New Roman" w:hAnsi="Times New Roman" w:cs="Times New Roman"/>
        </w:rPr>
      </w:pPr>
      <w:r>
        <w:rPr>
          <w:rFonts w:ascii="Times New Roman" w:hAnsi="Times New Roman" w:cs="Times New Roman"/>
          <w:b/>
          <w:bCs/>
        </w:rPr>
        <w:t xml:space="preserve">Start Date: </w:t>
      </w:r>
      <w:r>
        <w:rPr>
          <w:rFonts w:ascii="Times New Roman" w:hAnsi="Times New Roman" w:cs="Times New Roman"/>
        </w:rPr>
        <w:t>06/2022</w:t>
      </w:r>
    </w:p>
    <w:p w:rsidRPr="007958FB" w:rsidR="00706219" w:rsidP="00706219" w:rsidRDefault="00706219" w14:paraId="358B018F" w14:textId="77777777">
      <w:pPr>
        <w:spacing w:after="0" w:line="240" w:lineRule="auto"/>
        <w:rPr>
          <w:rFonts w:ascii="Times New Roman" w:hAnsi="Times New Roman" w:cs="Times New Roman"/>
        </w:rPr>
      </w:pPr>
      <w:r>
        <w:rPr>
          <w:rFonts w:ascii="Times New Roman" w:hAnsi="Times New Roman" w:cs="Times New Roman"/>
          <w:b/>
          <w:bCs/>
        </w:rPr>
        <w:t xml:space="preserve">End Date: </w:t>
      </w:r>
      <w:r>
        <w:rPr>
          <w:rFonts w:ascii="Times New Roman" w:hAnsi="Times New Roman" w:cs="Times New Roman"/>
        </w:rPr>
        <w:t>05/2024</w:t>
      </w:r>
    </w:p>
    <w:p w:rsidRPr="007958FB" w:rsidR="00706219" w:rsidP="00706219" w:rsidRDefault="00706219" w14:paraId="30C78F5C" w14:textId="77777777">
      <w:pPr>
        <w:spacing w:after="0" w:line="240" w:lineRule="auto"/>
        <w:rPr>
          <w:rFonts w:ascii="Times New Roman" w:hAnsi="Times New Roman" w:cs="Times New Roman"/>
        </w:rPr>
      </w:pPr>
      <w:r>
        <w:rPr>
          <w:rFonts w:ascii="Times New Roman" w:hAnsi="Times New Roman" w:cs="Times New Roman"/>
          <w:b/>
          <w:bCs/>
        </w:rPr>
        <w:t xml:space="preserve">Total Award Amount: </w:t>
      </w:r>
      <w:r>
        <w:rPr>
          <w:rFonts w:ascii="Times New Roman" w:hAnsi="Times New Roman" w:cs="Times New Roman"/>
        </w:rPr>
        <w:t>$120,000 (~$4,000 for ME EN student support)</w:t>
      </w:r>
    </w:p>
    <w:p w:rsidR="00706219" w:rsidP="00706219" w:rsidRDefault="00706219" w14:paraId="72D3900A" w14:textId="3949C4BF">
      <w:pPr>
        <w:spacing w:after="0" w:line="240" w:lineRule="auto"/>
        <w:rPr>
          <w:rFonts w:ascii="Times New Roman" w:hAnsi="Times New Roman" w:cs="Times New Roman"/>
        </w:rPr>
      </w:pPr>
      <w:r>
        <w:rPr>
          <w:rFonts w:ascii="Times New Roman" w:hAnsi="Times New Roman" w:cs="Times New Roman"/>
          <w:b/>
          <w:bCs/>
        </w:rPr>
        <w:t xml:space="preserve">Time commitment (Person Months): </w:t>
      </w:r>
      <w:r w:rsidRPr="007958FB">
        <w:rPr>
          <w:rFonts w:ascii="Times New Roman" w:hAnsi="Times New Roman" w:cs="Times New Roman"/>
        </w:rPr>
        <w:t>0.</w:t>
      </w:r>
      <w:r>
        <w:rPr>
          <w:rFonts w:ascii="Times New Roman" w:hAnsi="Times New Roman" w:cs="Times New Roman"/>
        </w:rPr>
        <w:t>2</w:t>
      </w:r>
      <w:r w:rsidRPr="007958FB">
        <w:rPr>
          <w:rFonts w:ascii="Times New Roman" w:hAnsi="Times New Roman" w:cs="Times New Roman"/>
        </w:rPr>
        <w:t>5 months</w:t>
      </w:r>
    </w:p>
    <w:p w:rsidR="00706219" w:rsidP="00706219" w:rsidRDefault="00706219" w14:paraId="5E0DA9A1" w14:textId="77777777">
      <w:pPr>
        <w:spacing w:after="0" w:line="240" w:lineRule="auto"/>
        <w:rPr>
          <w:rFonts w:ascii="Times New Roman" w:hAnsi="Times New Roman" w:cs="Times New Roman"/>
        </w:rPr>
      </w:pPr>
    </w:p>
    <w:p w:rsidRPr="007958FB" w:rsidR="00051B80" w:rsidP="00051B80" w:rsidRDefault="00051B80" w14:paraId="787C6D16" w14:textId="77777777">
      <w:pPr>
        <w:spacing w:after="0" w:line="240" w:lineRule="auto"/>
        <w:rPr>
          <w:rFonts w:ascii="Times New Roman" w:hAnsi="Times New Roman" w:cs="Times New Roman"/>
        </w:rPr>
      </w:pPr>
      <w:r>
        <w:rPr>
          <w:rFonts w:ascii="Times New Roman" w:hAnsi="Times New Roman" w:cs="Times New Roman"/>
          <w:b/>
          <w:bCs/>
        </w:rPr>
        <w:t xml:space="preserve">In Kind Contribution: </w:t>
      </w:r>
      <w:r>
        <w:rPr>
          <w:rFonts w:ascii="Times New Roman" w:hAnsi="Times New Roman" w:cs="Times New Roman"/>
        </w:rPr>
        <w:t>New Faculty Start-up Funds</w:t>
      </w:r>
    </w:p>
    <w:p w:rsidRPr="007958FB" w:rsidR="00051B80" w:rsidP="00051B80" w:rsidRDefault="00051B80" w14:paraId="5871CD84" w14:textId="77777777">
      <w:pPr>
        <w:spacing w:after="0" w:line="240" w:lineRule="auto"/>
        <w:rPr>
          <w:rFonts w:ascii="Times New Roman" w:hAnsi="Times New Roman" w:cs="Times New Roman"/>
        </w:rPr>
      </w:pPr>
      <w:r>
        <w:rPr>
          <w:rFonts w:ascii="Times New Roman" w:hAnsi="Times New Roman" w:cs="Times New Roman"/>
          <w:b/>
          <w:bCs/>
        </w:rPr>
        <w:t xml:space="preserve">Status of Support: </w:t>
      </w:r>
      <w:r>
        <w:rPr>
          <w:rFonts w:ascii="Times New Roman" w:hAnsi="Times New Roman" w:cs="Times New Roman"/>
        </w:rPr>
        <w:t>Active</w:t>
      </w:r>
    </w:p>
    <w:p w:rsidRPr="007958FB" w:rsidR="00051B80" w:rsidP="00051B80" w:rsidRDefault="00051B80" w14:paraId="20E629C8" w14:textId="77777777">
      <w:pPr>
        <w:spacing w:after="0" w:line="240" w:lineRule="auto"/>
        <w:rPr>
          <w:rFonts w:ascii="Times New Roman" w:hAnsi="Times New Roman" w:cs="Times New Roman"/>
        </w:rPr>
      </w:pPr>
      <w:r>
        <w:rPr>
          <w:rFonts w:ascii="Times New Roman" w:hAnsi="Times New Roman" w:cs="Times New Roman"/>
          <w:b/>
          <w:bCs/>
        </w:rPr>
        <w:t xml:space="preserve">Source of Support: </w:t>
      </w:r>
      <w:r>
        <w:rPr>
          <w:rFonts w:ascii="Times New Roman" w:hAnsi="Times New Roman" w:cs="Times New Roman"/>
        </w:rPr>
        <w:t>Brigham Young University</w:t>
      </w:r>
    </w:p>
    <w:p w:rsidRPr="007958FB" w:rsidR="00051B80" w:rsidP="00051B80" w:rsidRDefault="00051B80" w14:paraId="38DD958E" w14:textId="77777777">
      <w:pPr>
        <w:spacing w:after="0" w:line="240" w:lineRule="auto"/>
        <w:rPr>
          <w:rFonts w:ascii="Times New Roman" w:hAnsi="Times New Roman" w:cs="Times New Roman"/>
        </w:rPr>
      </w:pPr>
      <w:r>
        <w:rPr>
          <w:rFonts w:ascii="Times New Roman" w:hAnsi="Times New Roman" w:cs="Times New Roman"/>
          <w:b/>
          <w:bCs/>
        </w:rPr>
        <w:t xml:space="preserve">Primary Place of Performance: </w:t>
      </w:r>
      <w:r>
        <w:rPr>
          <w:rFonts w:ascii="Times New Roman" w:hAnsi="Times New Roman" w:cs="Times New Roman"/>
        </w:rPr>
        <w:t>Brigham Young University</w:t>
      </w:r>
    </w:p>
    <w:p w:rsidRPr="007958FB" w:rsidR="00051B80" w:rsidP="00051B80" w:rsidRDefault="00051B80" w14:paraId="27BF2F65" w14:textId="77777777">
      <w:pPr>
        <w:spacing w:after="0" w:line="240" w:lineRule="auto"/>
        <w:rPr>
          <w:rFonts w:ascii="Times New Roman" w:hAnsi="Times New Roman" w:cs="Times New Roman"/>
        </w:rPr>
      </w:pPr>
      <w:r>
        <w:rPr>
          <w:rFonts w:ascii="Times New Roman" w:hAnsi="Times New Roman" w:cs="Times New Roman"/>
          <w:b/>
          <w:bCs/>
        </w:rPr>
        <w:t xml:space="preserve">Start Date: </w:t>
      </w:r>
      <w:r>
        <w:rPr>
          <w:rFonts w:ascii="Times New Roman" w:hAnsi="Times New Roman" w:cs="Times New Roman"/>
        </w:rPr>
        <w:t>11/2021</w:t>
      </w:r>
    </w:p>
    <w:p w:rsidR="00051B80" w:rsidP="00051B80" w:rsidRDefault="00051B80" w14:paraId="6C8A021E" w14:textId="77777777">
      <w:pPr>
        <w:spacing w:after="0" w:line="240" w:lineRule="auto"/>
        <w:rPr>
          <w:rFonts w:ascii="Times New Roman" w:hAnsi="Times New Roman" w:cs="Times New Roman"/>
        </w:rPr>
      </w:pPr>
      <w:r>
        <w:rPr>
          <w:rFonts w:ascii="Times New Roman" w:hAnsi="Times New Roman" w:cs="Times New Roman"/>
          <w:b/>
          <w:bCs/>
        </w:rPr>
        <w:t xml:space="preserve">End Date: </w:t>
      </w:r>
      <w:r>
        <w:rPr>
          <w:rFonts w:ascii="Times New Roman" w:hAnsi="Times New Roman" w:cs="Times New Roman"/>
        </w:rPr>
        <w:t>12/2024</w:t>
      </w:r>
    </w:p>
    <w:p w:rsidR="00051B80" w:rsidP="00051B80" w:rsidRDefault="00051B80" w14:paraId="05801D3B" w14:textId="77777777">
      <w:pPr>
        <w:spacing w:after="0" w:line="240" w:lineRule="auto"/>
        <w:rPr>
          <w:rFonts w:ascii="Times New Roman" w:hAnsi="Times New Roman" w:cs="Times New Roman"/>
        </w:rPr>
      </w:pPr>
      <w:r>
        <w:rPr>
          <w:rFonts w:ascii="Times New Roman" w:hAnsi="Times New Roman" w:cs="Times New Roman"/>
          <w:b/>
          <w:bCs/>
        </w:rPr>
        <w:t xml:space="preserve">Summary: </w:t>
      </w:r>
      <w:r>
        <w:rPr>
          <w:rFonts w:ascii="Times New Roman" w:hAnsi="Times New Roman" w:cs="Times New Roman"/>
          <w:b/>
          <w:bCs/>
        </w:rPr>
        <w:tab/>
      </w:r>
      <w:r>
        <w:rPr>
          <w:rFonts w:ascii="Times New Roman" w:hAnsi="Times New Roman" w:cs="Times New Roman"/>
        </w:rPr>
        <w:t>Student Wages $60,000; $20,000/year for three years</w:t>
      </w:r>
    </w:p>
    <w:p w:rsidR="00051B80" w:rsidP="00051B80" w:rsidRDefault="00051B80" w14:paraId="1EEE1C4E" w14:textId="77777777">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Capital Equipment: $180,000</w:t>
      </w:r>
    </w:p>
    <w:p w:rsidR="00051B80" w:rsidP="00051B80" w:rsidRDefault="00051B80" w14:paraId="2FC094D5" w14:textId="77777777">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PhD Stipend: $8,000</w:t>
      </w:r>
    </w:p>
    <w:p w:rsidRPr="007958FB" w:rsidR="00051B80" w:rsidP="00051B80" w:rsidRDefault="00051B80" w14:paraId="0A1A8793" w14:textId="77777777">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Tuition: $18,000; $6,000/year for three years</w:t>
      </w:r>
    </w:p>
    <w:p w:rsidRPr="007958FB" w:rsidR="00051B80" w:rsidP="00051B80" w:rsidRDefault="00051B80" w14:paraId="36CFBDDD" w14:textId="77777777">
      <w:pPr>
        <w:spacing w:after="0" w:line="240" w:lineRule="auto"/>
        <w:rPr>
          <w:rFonts w:ascii="Times New Roman" w:hAnsi="Times New Roman" w:cs="Times New Roman"/>
        </w:rPr>
      </w:pPr>
      <w:r>
        <w:rPr>
          <w:rFonts w:ascii="Times New Roman" w:hAnsi="Times New Roman" w:cs="Times New Roman"/>
          <w:b/>
          <w:bCs/>
        </w:rPr>
        <w:t xml:space="preserve">Total Award Amount: </w:t>
      </w:r>
      <w:r>
        <w:rPr>
          <w:rFonts w:ascii="Times New Roman" w:hAnsi="Times New Roman" w:cs="Times New Roman"/>
        </w:rPr>
        <w:t>$266,000</w:t>
      </w:r>
    </w:p>
    <w:p w:rsidR="00051B80" w:rsidP="007958FB" w:rsidRDefault="00051B80" w14:paraId="6BBA0905" w14:textId="77777777">
      <w:pPr>
        <w:spacing w:after="0" w:line="240" w:lineRule="auto"/>
        <w:rPr>
          <w:rFonts w:ascii="Times New Roman" w:hAnsi="Times New Roman" w:cs="Times New Roman"/>
          <w:b/>
          <w:bCs/>
        </w:rPr>
      </w:pPr>
    </w:p>
    <w:p w:rsidR="00051B80" w:rsidP="00051B80" w:rsidRDefault="00051B80" w14:paraId="205634D4" w14:textId="77777777">
      <w:pPr>
        <w:spacing w:after="0" w:line="240" w:lineRule="auto"/>
        <w:rPr>
          <w:rFonts w:ascii="Times New Roman" w:hAnsi="Times New Roman" w:cs="Times New Roman"/>
        </w:rPr>
      </w:pPr>
      <w:r>
        <w:rPr>
          <w:rFonts w:ascii="Times New Roman" w:hAnsi="Times New Roman" w:cs="Times New Roman"/>
          <w:b/>
          <w:bCs/>
        </w:rPr>
        <w:t xml:space="preserve">Project/Proposal Title: </w:t>
      </w:r>
      <w:r w:rsidRPr="00051B80">
        <w:rPr>
          <w:rFonts w:ascii="Times New Roman" w:hAnsi="Times New Roman" w:cs="Times New Roman"/>
        </w:rPr>
        <w:t xml:space="preserve">Investigating the impact of subcutaneous fat properties on focused ultrasound thermal therapy </w:t>
      </w:r>
      <w:proofErr w:type="gramStart"/>
      <w:r w:rsidRPr="00051B80">
        <w:rPr>
          <w:rFonts w:ascii="Times New Roman" w:hAnsi="Times New Roman" w:cs="Times New Roman"/>
        </w:rPr>
        <w:t>outcomes</w:t>
      </w:r>
      <w:proofErr w:type="gramEnd"/>
    </w:p>
    <w:p w:rsidRPr="007958FB" w:rsidR="00051B80" w:rsidP="00051B80" w:rsidRDefault="00051B80" w14:paraId="269774D6" w14:textId="1674F7E1">
      <w:pPr>
        <w:spacing w:after="0" w:line="240" w:lineRule="auto"/>
        <w:rPr>
          <w:rFonts w:ascii="Times New Roman" w:hAnsi="Times New Roman" w:cs="Times New Roman"/>
        </w:rPr>
      </w:pPr>
      <w:r>
        <w:rPr>
          <w:rFonts w:ascii="Times New Roman" w:hAnsi="Times New Roman" w:cs="Times New Roman"/>
          <w:b/>
          <w:bCs/>
        </w:rPr>
        <w:t xml:space="preserve">Status of Support: </w:t>
      </w:r>
      <w:r>
        <w:rPr>
          <w:rFonts w:ascii="Times New Roman" w:hAnsi="Times New Roman" w:cs="Times New Roman"/>
        </w:rPr>
        <w:t>Pending</w:t>
      </w:r>
    </w:p>
    <w:p w:rsidRPr="007958FB" w:rsidR="00051B80" w:rsidP="00051B80" w:rsidRDefault="00051B80" w14:paraId="4B5561CC" w14:textId="5FE1BBCE">
      <w:pPr>
        <w:spacing w:after="0" w:line="240" w:lineRule="auto"/>
        <w:rPr>
          <w:rFonts w:ascii="Times New Roman" w:hAnsi="Times New Roman" w:cs="Times New Roman"/>
        </w:rPr>
      </w:pPr>
      <w:r>
        <w:rPr>
          <w:rFonts w:ascii="Times New Roman" w:hAnsi="Times New Roman" w:cs="Times New Roman"/>
          <w:b/>
          <w:bCs/>
        </w:rPr>
        <w:t xml:space="preserve">Source of Support: </w:t>
      </w:r>
      <w:r>
        <w:rPr>
          <w:rFonts w:ascii="Times New Roman" w:hAnsi="Times New Roman" w:cs="Times New Roman"/>
        </w:rPr>
        <w:t>NIH/NIBIB</w:t>
      </w:r>
    </w:p>
    <w:p w:rsidRPr="007958FB" w:rsidR="00051B80" w:rsidP="00051B80" w:rsidRDefault="00051B80" w14:paraId="2595AA86" w14:textId="77777777">
      <w:pPr>
        <w:spacing w:after="0" w:line="240" w:lineRule="auto"/>
        <w:rPr>
          <w:rFonts w:ascii="Times New Roman" w:hAnsi="Times New Roman" w:cs="Times New Roman"/>
        </w:rPr>
      </w:pPr>
      <w:r>
        <w:rPr>
          <w:rFonts w:ascii="Times New Roman" w:hAnsi="Times New Roman" w:cs="Times New Roman"/>
          <w:b/>
          <w:bCs/>
        </w:rPr>
        <w:t xml:space="preserve">Primary Place of Performance: </w:t>
      </w:r>
      <w:r>
        <w:rPr>
          <w:rFonts w:ascii="Times New Roman" w:hAnsi="Times New Roman" w:cs="Times New Roman"/>
        </w:rPr>
        <w:t>Brigham Young University</w:t>
      </w:r>
    </w:p>
    <w:p w:rsidRPr="007958FB" w:rsidR="00051B80" w:rsidP="00051B80" w:rsidRDefault="00051B80" w14:paraId="79BBA13B" w14:textId="0D57554E">
      <w:pPr>
        <w:spacing w:after="0" w:line="240" w:lineRule="auto"/>
        <w:rPr>
          <w:rFonts w:ascii="Times New Roman" w:hAnsi="Times New Roman" w:cs="Times New Roman"/>
        </w:rPr>
      </w:pPr>
      <w:r>
        <w:rPr>
          <w:rFonts w:ascii="Times New Roman" w:hAnsi="Times New Roman" w:cs="Times New Roman"/>
          <w:b/>
          <w:bCs/>
        </w:rPr>
        <w:t xml:space="preserve">Start Date: </w:t>
      </w:r>
      <w:r>
        <w:rPr>
          <w:rFonts w:ascii="Times New Roman" w:hAnsi="Times New Roman" w:cs="Times New Roman"/>
        </w:rPr>
        <w:t>06/2023</w:t>
      </w:r>
    </w:p>
    <w:p w:rsidRPr="007958FB" w:rsidR="00051B80" w:rsidP="00051B80" w:rsidRDefault="00051B80" w14:paraId="2E254A5F" w14:textId="6F4C19E6">
      <w:pPr>
        <w:spacing w:after="0" w:line="240" w:lineRule="auto"/>
        <w:rPr>
          <w:rFonts w:ascii="Times New Roman" w:hAnsi="Times New Roman" w:cs="Times New Roman"/>
        </w:rPr>
      </w:pPr>
      <w:r>
        <w:rPr>
          <w:rFonts w:ascii="Times New Roman" w:hAnsi="Times New Roman" w:cs="Times New Roman"/>
          <w:b/>
          <w:bCs/>
        </w:rPr>
        <w:t xml:space="preserve">End Date: </w:t>
      </w:r>
      <w:r>
        <w:rPr>
          <w:rFonts w:ascii="Times New Roman" w:hAnsi="Times New Roman" w:cs="Times New Roman"/>
        </w:rPr>
        <w:t>05/2026</w:t>
      </w:r>
    </w:p>
    <w:p w:rsidRPr="007958FB" w:rsidR="00051B80" w:rsidP="00051B80" w:rsidRDefault="00051B80" w14:paraId="67A2F4C1" w14:textId="5DB53190">
      <w:pPr>
        <w:spacing w:after="0" w:line="240" w:lineRule="auto"/>
        <w:rPr>
          <w:rFonts w:ascii="Times New Roman" w:hAnsi="Times New Roman" w:cs="Times New Roman"/>
        </w:rPr>
      </w:pPr>
      <w:r>
        <w:rPr>
          <w:rFonts w:ascii="Times New Roman" w:hAnsi="Times New Roman" w:cs="Times New Roman"/>
          <w:b/>
          <w:bCs/>
        </w:rPr>
        <w:t xml:space="preserve">Total Award Amount: </w:t>
      </w:r>
      <w:r>
        <w:rPr>
          <w:rFonts w:ascii="Times New Roman" w:hAnsi="Times New Roman" w:cs="Times New Roman"/>
        </w:rPr>
        <w:t>$</w:t>
      </w:r>
      <w:r w:rsidRPr="00A277A9" w:rsidR="00A277A9">
        <w:t xml:space="preserve"> </w:t>
      </w:r>
      <w:r w:rsidRPr="00A277A9" w:rsidR="00A277A9">
        <w:rPr>
          <w:rFonts w:ascii="Times New Roman" w:hAnsi="Times New Roman" w:cs="Times New Roman"/>
        </w:rPr>
        <w:t xml:space="preserve">593,198 </w:t>
      </w:r>
      <w:r>
        <w:rPr>
          <w:rFonts w:ascii="Times New Roman" w:hAnsi="Times New Roman" w:cs="Times New Roman"/>
        </w:rPr>
        <w:t>(</w:t>
      </w:r>
      <w:r w:rsidR="00A277A9">
        <w:rPr>
          <w:rFonts w:ascii="Times New Roman" w:hAnsi="Times New Roman" w:cs="Times New Roman"/>
        </w:rPr>
        <w:t>Includes indirect</w:t>
      </w:r>
      <w:r>
        <w:rPr>
          <w:rFonts w:ascii="Times New Roman" w:hAnsi="Times New Roman" w:cs="Times New Roman"/>
        </w:rPr>
        <w:t xml:space="preserve"> costs)</w:t>
      </w:r>
    </w:p>
    <w:p w:rsidR="00051B80" w:rsidP="00051B80" w:rsidRDefault="00051B80" w14:paraId="71946C92" w14:textId="45DFD82A">
      <w:pPr>
        <w:spacing w:after="0" w:line="240" w:lineRule="auto"/>
        <w:rPr>
          <w:rFonts w:ascii="Times New Roman" w:hAnsi="Times New Roman" w:cs="Times New Roman"/>
        </w:rPr>
      </w:pPr>
      <w:r>
        <w:rPr>
          <w:rFonts w:ascii="Times New Roman" w:hAnsi="Times New Roman" w:cs="Times New Roman"/>
          <w:b/>
          <w:bCs/>
        </w:rPr>
        <w:t xml:space="preserve">Time commitment (Person Months): </w:t>
      </w:r>
      <w:r>
        <w:rPr>
          <w:rFonts w:ascii="Times New Roman" w:hAnsi="Times New Roman" w:cs="Times New Roman"/>
        </w:rPr>
        <w:t>3</w:t>
      </w:r>
      <w:r w:rsidRPr="007958FB">
        <w:rPr>
          <w:rFonts w:ascii="Times New Roman" w:hAnsi="Times New Roman" w:cs="Times New Roman"/>
        </w:rPr>
        <w:t>.</w:t>
      </w:r>
      <w:r>
        <w:rPr>
          <w:rFonts w:ascii="Times New Roman" w:hAnsi="Times New Roman" w:cs="Times New Roman"/>
        </w:rPr>
        <w:t>00</w:t>
      </w:r>
      <w:r w:rsidRPr="007958FB">
        <w:rPr>
          <w:rFonts w:ascii="Times New Roman" w:hAnsi="Times New Roman" w:cs="Times New Roman"/>
        </w:rPr>
        <w:t xml:space="preserve"> months</w:t>
      </w:r>
      <w:r>
        <w:rPr>
          <w:rFonts w:ascii="Times New Roman" w:hAnsi="Times New Roman" w:cs="Times New Roman"/>
        </w:rPr>
        <w:t xml:space="preserve"> per year</w:t>
      </w:r>
    </w:p>
    <w:p w:rsidR="00A21842" w:rsidP="007958FB" w:rsidRDefault="00A21842" w14:paraId="18B9BB83" w14:textId="50F1EA65">
      <w:pPr>
        <w:spacing w:after="0" w:line="240" w:lineRule="auto"/>
        <w:rPr>
          <w:rFonts w:ascii="Times New Roman" w:hAnsi="Times New Roman" w:cs="Times New Roman"/>
          <w:b/>
          <w:bCs/>
        </w:rPr>
      </w:pPr>
      <w:r>
        <w:rPr>
          <w:rFonts w:ascii="Times New Roman" w:hAnsi="Times New Roman" w:cs="Times New Roman"/>
          <w:b/>
          <w:bCs/>
        </w:rPr>
        <w:br w:type="page"/>
      </w:r>
    </w:p>
    <w:p w:rsidR="00032D0D" w:rsidP="00032D0D" w:rsidRDefault="00032D0D" w14:paraId="53151F72" w14:textId="055493E0">
      <w:pPr>
        <w:spacing w:after="0" w:line="240" w:lineRule="auto"/>
        <w:rPr>
          <w:rFonts w:ascii="Times New Roman" w:hAnsi="Times New Roman" w:cs="Times New Roman"/>
          <w:b/>
          <w:bCs/>
        </w:rPr>
      </w:pPr>
      <w:proofErr w:type="spellStart"/>
      <w:r>
        <w:rPr>
          <w:rFonts w:ascii="Times New Roman" w:hAnsi="Times New Roman" w:cs="Times New Roman"/>
          <w:b/>
          <w:bCs/>
        </w:rPr>
        <w:lastRenderedPageBreak/>
        <w:t>Biosketch</w:t>
      </w:r>
      <w:proofErr w:type="spellEnd"/>
      <w:r>
        <w:rPr>
          <w:rFonts w:ascii="Times New Roman" w:hAnsi="Times New Roman" w:cs="Times New Roman"/>
          <w:b/>
          <w:bCs/>
        </w:rPr>
        <w:t>: Allen</w:t>
      </w:r>
      <w:r w:rsidR="00CC638F">
        <w:rPr>
          <w:rFonts w:ascii="Times New Roman" w:hAnsi="Times New Roman" w:cs="Times New Roman"/>
          <w:b/>
          <w:bCs/>
        </w:rPr>
        <w:t xml:space="preserve"> (2 </w:t>
      </w:r>
      <w:proofErr w:type="spellStart"/>
      <w:r w:rsidR="00CC638F">
        <w:rPr>
          <w:rFonts w:ascii="Times New Roman" w:hAnsi="Times New Roman" w:cs="Times New Roman"/>
          <w:b/>
          <w:bCs/>
        </w:rPr>
        <w:t>pg</w:t>
      </w:r>
      <w:proofErr w:type="spellEnd"/>
      <w:r w:rsidR="00CC638F">
        <w:rPr>
          <w:rFonts w:ascii="Times New Roman" w:hAnsi="Times New Roman" w:cs="Times New Roman"/>
          <w:b/>
          <w:bCs/>
        </w:rPr>
        <w:t xml:space="preserve"> limit) </w:t>
      </w:r>
    </w:p>
    <w:p w:rsidR="00032D0D" w:rsidP="00032D0D" w:rsidRDefault="00032D0D" w14:paraId="6C644488" w14:textId="495CF57F">
      <w:pPr>
        <w:spacing w:after="0" w:line="240" w:lineRule="auto"/>
        <w:rPr>
          <w:rFonts w:ascii="Times New Roman" w:hAnsi="Times New Roman" w:cs="Times New Roman"/>
          <w:b/>
          <w:bCs/>
        </w:rPr>
      </w:pPr>
      <w:r>
        <w:rPr>
          <w:rFonts w:ascii="Times New Roman" w:hAnsi="Times New Roman" w:cs="Times New Roman"/>
          <w:b/>
          <w:bCs/>
        </w:rPr>
        <w:t>Current and Pending Support: Allen</w:t>
      </w:r>
    </w:p>
    <w:p w:rsidR="00032D0D" w:rsidP="00032D0D" w:rsidRDefault="00032D0D" w14:paraId="5DA619BA" w14:textId="77777777">
      <w:pPr>
        <w:spacing w:after="0" w:line="240" w:lineRule="auto"/>
        <w:rPr>
          <w:rFonts w:ascii="Times New Roman" w:hAnsi="Times New Roman" w:cs="Times New Roman"/>
          <w:b/>
          <w:bCs/>
        </w:rPr>
      </w:pPr>
    </w:p>
    <w:p w:rsidR="00A21842" w:rsidRDefault="00A21842" w14:paraId="549EE030" w14:textId="77777777">
      <w:pPr>
        <w:rPr>
          <w:rFonts w:ascii="Times New Roman" w:hAnsi="Times New Roman" w:cs="Times New Roman"/>
          <w:b/>
          <w:bCs/>
        </w:rPr>
      </w:pPr>
      <w:r>
        <w:rPr>
          <w:rFonts w:ascii="Times New Roman" w:hAnsi="Times New Roman" w:cs="Times New Roman"/>
          <w:b/>
          <w:bCs/>
        </w:rPr>
        <w:br w:type="page"/>
      </w:r>
    </w:p>
    <w:p w:rsidR="00032D0D" w:rsidP="00032D0D" w:rsidRDefault="00032D0D" w14:paraId="4835EC61" w14:textId="285B60D7">
      <w:pPr>
        <w:spacing w:after="0" w:line="240" w:lineRule="auto"/>
        <w:rPr>
          <w:rFonts w:ascii="Times New Roman" w:hAnsi="Times New Roman" w:cs="Times New Roman"/>
          <w:b/>
          <w:bCs/>
        </w:rPr>
      </w:pPr>
      <w:proofErr w:type="spellStart"/>
      <w:r>
        <w:rPr>
          <w:rFonts w:ascii="Times New Roman" w:hAnsi="Times New Roman" w:cs="Times New Roman"/>
          <w:b/>
          <w:bCs/>
        </w:rPr>
        <w:lastRenderedPageBreak/>
        <w:t>Biosketch</w:t>
      </w:r>
      <w:proofErr w:type="spellEnd"/>
      <w:r>
        <w:rPr>
          <w:rFonts w:ascii="Times New Roman" w:hAnsi="Times New Roman" w:cs="Times New Roman"/>
          <w:b/>
          <w:bCs/>
        </w:rPr>
        <w:t>: Dahl</w:t>
      </w:r>
      <w:r w:rsidR="00CC638F">
        <w:rPr>
          <w:rFonts w:ascii="Times New Roman" w:hAnsi="Times New Roman" w:cs="Times New Roman"/>
          <w:b/>
          <w:bCs/>
        </w:rPr>
        <w:t xml:space="preserve"> (2 </w:t>
      </w:r>
      <w:proofErr w:type="spellStart"/>
      <w:r w:rsidR="00CC638F">
        <w:rPr>
          <w:rFonts w:ascii="Times New Roman" w:hAnsi="Times New Roman" w:cs="Times New Roman"/>
          <w:b/>
          <w:bCs/>
        </w:rPr>
        <w:t>pg</w:t>
      </w:r>
      <w:proofErr w:type="spellEnd"/>
      <w:r w:rsidR="00CC638F">
        <w:rPr>
          <w:rFonts w:ascii="Times New Roman" w:hAnsi="Times New Roman" w:cs="Times New Roman"/>
          <w:b/>
          <w:bCs/>
        </w:rPr>
        <w:t xml:space="preserve"> limit)</w:t>
      </w:r>
    </w:p>
    <w:p w:rsidR="00B66F42" w:rsidRDefault="00B66F42" w14:paraId="086BB885" w14:textId="77777777">
      <w:pPr>
        <w:rPr>
          <w:rFonts w:ascii="Times New Roman" w:hAnsi="Times New Roman" w:cs="Times New Roman"/>
          <w:b/>
          <w:bCs/>
        </w:rPr>
      </w:pPr>
    </w:p>
    <w:p w:rsidR="00B66F42" w:rsidRDefault="00B66F42" w14:paraId="699E0045" w14:textId="2C16F96E">
      <w:pPr>
        <w:rPr>
          <w:rFonts w:ascii="Times New Roman" w:hAnsi="Times New Roman" w:cs="Times New Roman"/>
          <w:b/>
          <w:bCs/>
        </w:rPr>
      </w:pPr>
      <w:r>
        <w:rPr>
          <w:rFonts w:ascii="Times New Roman" w:hAnsi="Times New Roman" w:cs="Times New Roman"/>
          <w:b/>
          <w:bCs/>
        </w:rPr>
        <w:br w:type="page"/>
      </w:r>
    </w:p>
    <w:p w:rsidR="00B66F42" w:rsidP="00B66F42" w:rsidRDefault="00B66F42" w14:paraId="72FBCAE5" w14:textId="77777777">
      <w:pPr>
        <w:spacing w:after="0" w:line="240" w:lineRule="auto"/>
        <w:rPr>
          <w:rFonts w:ascii="Times New Roman" w:hAnsi="Times New Roman" w:cs="Times New Roman"/>
          <w:b/>
          <w:bCs/>
        </w:rPr>
      </w:pPr>
      <w:r>
        <w:rPr>
          <w:rFonts w:ascii="Times New Roman" w:hAnsi="Times New Roman" w:cs="Times New Roman"/>
          <w:b/>
          <w:bCs/>
        </w:rPr>
        <w:lastRenderedPageBreak/>
        <w:t xml:space="preserve">Current and Pending Support </w:t>
      </w:r>
    </w:p>
    <w:p w:rsidR="00B66F42" w:rsidP="00B66F42" w:rsidRDefault="00B66F42" w14:paraId="40A3B172" w14:textId="77777777">
      <w:pPr>
        <w:spacing w:after="0" w:line="240" w:lineRule="auto"/>
        <w:rPr>
          <w:rFonts w:ascii="Times New Roman" w:hAnsi="Times New Roman" w:cs="Times New Roman"/>
        </w:rPr>
      </w:pPr>
    </w:p>
    <w:p w:rsidRPr="00EC6453" w:rsidR="00B66F42" w:rsidP="00B66F42" w:rsidRDefault="00B66F42" w14:paraId="62DB3ECD" w14:textId="5022E01D">
      <w:pPr>
        <w:spacing w:after="0" w:line="240" w:lineRule="auto"/>
        <w:rPr>
          <w:rFonts w:ascii="Times New Roman" w:hAnsi="Times New Roman" w:cs="Times New Roman"/>
        </w:rPr>
      </w:pPr>
      <w:r>
        <w:rPr>
          <w:rFonts w:ascii="Times New Roman" w:hAnsi="Times New Roman" w:cs="Times New Roman"/>
        </w:rPr>
        <w:t>David Dahl</w:t>
      </w:r>
    </w:p>
    <w:p w:rsidR="00032D0D" w:rsidP="00032D0D" w:rsidRDefault="00032D0D" w14:paraId="1CD39695" w14:textId="77777777">
      <w:pPr>
        <w:spacing w:after="0" w:line="240" w:lineRule="auto"/>
        <w:rPr>
          <w:rFonts w:ascii="Times New Roman" w:hAnsi="Times New Roman" w:cs="Times New Roman"/>
          <w:b/>
          <w:bCs/>
        </w:rPr>
      </w:pPr>
    </w:p>
    <w:p w:rsidR="00B66F42" w:rsidP="00B66F42" w:rsidRDefault="00B66F42" w14:paraId="021F6FE8" w14:textId="7A94DA25">
      <w:pPr>
        <w:spacing w:after="0" w:line="240" w:lineRule="auto"/>
        <w:rPr>
          <w:rFonts w:ascii="Times New Roman" w:hAnsi="Times New Roman" w:cs="Times New Roman"/>
        </w:rPr>
      </w:pPr>
      <w:r>
        <w:rPr>
          <w:rFonts w:ascii="Times New Roman" w:hAnsi="Times New Roman" w:cs="Times New Roman"/>
        </w:rPr>
        <w:t>Dr. Dahl has no current research support to report for this IDR proposal.  Pending support is listed below.</w:t>
      </w:r>
    </w:p>
    <w:p w:rsidRPr="00B66F42" w:rsidR="00B66F42" w:rsidP="00B66F42" w:rsidRDefault="00B66F42" w14:paraId="3B81C25D" w14:textId="77777777">
      <w:pPr>
        <w:spacing w:after="0" w:line="240" w:lineRule="auto"/>
        <w:rPr>
          <w:rFonts w:ascii="Times New Roman" w:hAnsi="Times New Roman" w:cs="Times New Roman"/>
        </w:rPr>
      </w:pPr>
    </w:p>
    <w:p w:rsidR="00B66F42" w:rsidP="00B66F42" w:rsidRDefault="00B66F42" w14:paraId="3660C9B9" w14:textId="77777777">
      <w:pPr>
        <w:spacing w:after="0" w:line="240" w:lineRule="auto"/>
        <w:rPr>
          <w:rFonts w:ascii="Times New Roman" w:hAnsi="Times New Roman" w:cs="Times New Roman"/>
        </w:rPr>
      </w:pPr>
      <w:r>
        <w:rPr>
          <w:rFonts w:ascii="Times New Roman" w:hAnsi="Times New Roman" w:cs="Times New Roman"/>
          <w:b/>
          <w:bCs/>
        </w:rPr>
        <w:t xml:space="preserve">Project/Proposal Title: </w:t>
      </w:r>
      <w:r w:rsidRPr="00051B80">
        <w:rPr>
          <w:rFonts w:ascii="Times New Roman" w:hAnsi="Times New Roman" w:cs="Times New Roman"/>
        </w:rPr>
        <w:t xml:space="preserve">Investigating the impact of subcutaneous fat properties on focused ultrasound thermal therapy </w:t>
      </w:r>
      <w:proofErr w:type="gramStart"/>
      <w:r w:rsidRPr="00051B80">
        <w:rPr>
          <w:rFonts w:ascii="Times New Roman" w:hAnsi="Times New Roman" w:cs="Times New Roman"/>
        </w:rPr>
        <w:t>outcomes</w:t>
      </w:r>
      <w:proofErr w:type="gramEnd"/>
    </w:p>
    <w:p w:rsidRPr="007958FB" w:rsidR="00B66F42" w:rsidP="00B66F42" w:rsidRDefault="00B66F42" w14:paraId="3A27822B" w14:textId="77777777">
      <w:pPr>
        <w:spacing w:after="0" w:line="240" w:lineRule="auto"/>
        <w:rPr>
          <w:rFonts w:ascii="Times New Roman" w:hAnsi="Times New Roman" w:cs="Times New Roman"/>
        </w:rPr>
      </w:pPr>
      <w:r>
        <w:rPr>
          <w:rFonts w:ascii="Times New Roman" w:hAnsi="Times New Roman" w:cs="Times New Roman"/>
          <w:b/>
          <w:bCs/>
        </w:rPr>
        <w:t xml:space="preserve">Status of Support: </w:t>
      </w:r>
      <w:r>
        <w:rPr>
          <w:rFonts w:ascii="Times New Roman" w:hAnsi="Times New Roman" w:cs="Times New Roman"/>
        </w:rPr>
        <w:t>Pending</w:t>
      </w:r>
    </w:p>
    <w:p w:rsidRPr="007958FB" w:rsidR="00B66F42" w:rsidP="00B66F42" w:rsidRDefault="00B66F42" w14:paraId="18B97BCC" w14:textId="77777777">
      <w:pPr>
        <w:spacing w:after="0" w:line="240" w:lineRule="auto"/>
        <w:rPr>
          <w:rFonts w:ascii="Times New Roman" w:hAnsi="Times New Roman" w:cs="Times New Roman"/>
        </w:rPr>
      </w:pPr>
      <w:r>
        <w:rPr>
          <w:rFonts w:ascii="Times New Roman" w:hAnsi="Times New Roman" w:cs="Times New Roman"/>
          <w:b/>
          <w:bCs/>
        </w:rPr>
        <w:t xml:space="preserve">Source of Support: </w:t>
      </w:r>
      <w:r>
        <w:rPr>
          <w:rFonts w:ascii="Times New Roman" w:hAnsi="Times New Roman" w:cs="Times New Roman"/>
        </w:rPr>
        <w:t>NIH/NIBIB</w:t>
      </w:r>
    </w:p>
    <w:p w:rsidRPr="007958FB" w:rsidR="00B66F42" w:rsidP="00B66F42" w:rsidRDefault="00B66F42" w14:paraId="1ECF0239" w14:textId="77777777">
      <w:pPr>
        <w:spacing w:after="0" w:line="240" w:lineRule="auto"/>
        <w:rPr>
          <w:rFonts w:ascii="Times New Roman" w:hAnsi="Times New Roman" w:cs="Times New Roman"/>
        </w:rPr>
      </w:pPr>
      <w:r>
        <w:rPr>
          <w:rFonts w:ascii="Times New Roman" w:hAnsi="Times New Roman" w:cs="Times New Roman"/>
          <w:b/>
          <w:bCs/>
        </w:rPr>
        <w:t xml:space="preserve">Primary Place of Performance: </w:t>
      </w:r>
      <w:r>
        <w:rPr>
          <w:rFonts w:ascii="Times New Roman" w:hAnsi="Times New Roman" w:cs="Times New Roman"/>
        </w:rPr>
        <w:t>Brigham Young University</w:t>
      </w:r>
    </w:p>
    <w:p w:rsidRPr="007958FB" w:rsidR="00B66F42" w:rsidP="00B66F42" w:rsidRDefault="00B66F42" w14:paraId="069518A1" w14:textId="77777777">
      <w:pPr>
        <w:spacing w:after="0" w:line="240" w:lineRule="auto"/>
        <w:rPr>
          <w:rFonts w:ascii="Times New Roman" w:hAnsi="Times New Roman" w:cs="Times New Roman"/>
        </w:rPr>
      </w:pPr>
      <w:r>
        <w:rPr>
          <w:rFonts w:ascii="Times New Roman" w:hAnsi="Times New Roman" w:cs="Times New Roman"/>
          <w:b/>
          <w:bCs/>
        </w:rPr>
        <w:t xml:space="preserve">Start Date: </w:t>
      </w:r>
      <w:r>
        <w:rPr>
          <w:rFonts w:ascii="Times New Roman" w:hAnsi="Times New Roman" w:cs="Times New Roman"/>
        </w:rPr>
        <w:t>06/2023</w:t>
      </w:r>
    </w:p>
    <w:p w:rsidRPr="007958FB" w:rsidR="00B66F42" w:rsidP="00B66F42" w:rsidRDefault="00B66F42" w14:paraId="20DE9CC0" w14:textId="77777777">
      <w:pPr>
        <w:spacing w:after="0" w:line="240" w:lineRule="auto"/>
        <w:rPr>
          <w:rFonts w:ascii="Times New Roman" w:hAnsi="Times New Roman" w:cs="Times New Roman"/>
        </w:rPr>
      </w:pPr>
      <w:r>
        <w:rPr>
          <w:rFonts w:ascii="Times New Roman" w:hAnsi="Times New Roman" w:cs="Times New Roman"/>
          <w:b/>
          <w:bCs/>
        </w:rPr>
        <w:t xml:space="preserve">End Date: </w:t>
      </w:r>
      <w:r>
        <w:rPr>
          <w:rFonts w:ascii="Times New Roman" w:hAnsi="Times New Roman" w:cs="Times New Roman"/>
        </w:rPr>
        <w:t>05/2026</w:t>
      </w:r>
    </w:p>
    <w:p w:rsidRPr="007958FB" w:rsidR="00B66F42" w:rsidP="00B66F42" w:rsidRDefault="00B66F42" w14:paraId="17303770" w14:textId="77777777">
      <w:pPr>
        <w:spacing w:after="0" w:line="240" w:lineRule="auto"/>
        <w:rPr>
          <w:rFonts w:ascii="Times New Roman" w:hAnsi="Times New Roman" w:cs="Times New Roman"/>
        </w:rPr>
      </w:pPr>
      <w:r>
        <w:rPr>
          <w:rFonts w:ascii="Times New Roman" w:hAnsi="Times New Roman" w:cs="Times New Roman"/>
          <w:b/>
          <w:bCs/>
        </w:rPr>
        <w:t xml:space="preserve">Total Award Amount: </w:t>
      </w:r>
      <w:r>
        <w:rPr>
          <w:rFonts w:ascii="Times New Roman" w:hAnsi="Times New Roman" w:cs="Times New Roman"/>
        </w:rPr>
        <w:t>$</w:t>
      </w:r>
      <w:r w:rsidRPr="00A277A9">
        <w:t xml:space="preserve"> </w:t>
      </w:r>
      <w:r w:rsidRPr="00A277A9">
        <w:rPr>
          <w:rFonts w:ascii="Times New Roman" w:hAnsi="Times New Roman" w:cs="Times New Roman"/>
        </w:rPr>
        <w:t xml:space="preserve">593,198 </w:t>
      </w:r>
      <w:r>
        <w:rPr>
          <w:rFonts w:ascii="Times New Roman" w:hAnsi="Times New Roman" w:cs="Times New Roman"/>
        </w:rPr>
        <w:t>(Includes indirect costs)</w:t>
      </w:r>
    </w:p>
    <w:p w:rsidR="00B66F42" w:rsidP="00B66F42" w:rsidRDefault="00B66F42" w14:paraId="2FCB7451" w14:textId="148C0BA4">
      <w:pPr>
        <w:spacing w:after="0" w:line="240" w:lineRule="auto"/>
        <w:rPr>
          <w:rFonts w:ascii="Times New Roman" w:hAnsi="Times New Roman" w:cs="Times New Roman"/>
        </w:rPr>
      </w:pPr>
      <w:r>
        <w:rPr>
          <w:rFonts w:ascii="Times New Roman" w:hAnsi="Times New Roman" w:cs="Times New Roman"/>
          <w:b/>
          <w:bCs/>
        </w:rPr>
        <w:t xml:space="preserve">Time commitment (Person Months): </w:t>
      </w:r>
      <w:r>
        <w:rPr>
          <w:rFonts w:ascii="Times New Roman" w:hAnsi="Times New Roman" w:cs="Times New Roman"/>
        </w:rPr>
        <w:t>0.</w:t>
      </w:r>
      <w:r w:rsidR="00706219">
        <w:rPr>
          <w:rFonts w:ascii="Times New Roman" w:hAnsi="Times New Roman" w:cs="Times New Roman"/>
        </w:rPr>
        <w:t>25</w:t>
      </w:r>
      <w:r w:rsidRPr="007958FB">
        <w:rPr>
          <w:rFonts w:ascii="Times New Roman" w:hAnsi="Times New Roman" w:cs="Times New Roman"/>
        </w:rPr>
        <w:t xml:space="preserve"> months</w:t>
      </w:r>
      <w:r>
        <w:rPr>
          <w:rFonts w:ascii="Times New Roman" w:hAnsi="Times New Roman" w:cs="Times New Roman"/>
        </w:rPr>
        <w:t xml:space="preserve"> per year</w:t>
      </w:r>
    </w:p>
    <w:p w:rsidR="00A21842" w:rsidRDefault="00A21842" w14:paraId="459E25CB" w14:textId="7876D6E8">
      <w:pPr>
        <w:rPr>
          <w:rFonts w:ascii="Times New Roman" w:hAnsi="Times New Roman" w:cs="Times New Roman"/>
          <w:b/>
          <w:bCs/>
        </w:rPr>
      </w:pPr>
      <w:r>
        <w:rPr>
          <w:rFonts w:ascii="Times New Roman" w:hAnsi="Times New Roman" w:cs="Times New Roman"/>
          <w:b/>
          <w:bCs/>
        </w:rPr>
        <w:br w:type="page"/>
      </w:r>
    </w:p>
    <w:p w:rsidR="00032D0D" w:rsidP="00032D0D" w:rsidRDefault="00032D0D" w14:paraId="7C449CC1" w14:textId="6E0B613C">
      <w:pPr>
        <w:spacing w:after="0" w:line="240" w:lineRule="auto"/>
        <w:rPr>
          <w:rFonts w:ascii="Times New Roman" w:hAnsi="Times New Roman" w:cs="Times New Roman"/>
          <w:b/>
          <w:bCs/>
        </w:rPr>
      </w:pPr>
      <w:proofErr w:type="spellStart"/>
      <w:r>
        <w:rPr>
          <w:rFonts w:ascii="Times New Roman" w:hAnsi="Times New Roman" w:cs="Times New Roman"/>
          <w:b/>
          <w:bCs/>
        </w:rPr>
        <w:lastRenderedPageBreak/>
        <w:t>Biosketch</w:t>
      </w:r>
      <w:proofErr w:type="spellEnd"/>
      <w:r>
        <w:rPr>
          <w:rFonts w:ascii="Times New Roman" w:hAnsi="Times New Roman" w:cs="Times New Roman"/>
          <w:b/>
          <w:bCs/>
        </w:rPr>
        <w:t xml:space="preserve">: </w:t>
      </w:r>
      <w:r w:rsidR="00A21842">
        <w:rPr>
          <w:rFonts w:ascii="Times New Roman" w:hAnsi="Times New Roman" w:cs="Times New Roman"/>
          <w:b/>
          <w:bCs/>
        </w:rPr>
        <w:t>Jenkins</w:t>
      </w:r>
      <w:r w:rsidR="00CC638F">
        <w:rPr>
          <w:rFonts w:ascii="Times New Roman" w:hAnsi="Times New Roman" w:cs="Times New Roman"/>
          <w:b/>
          <w:bCs/>
        </w:rPr>
        <w:t xml:space="preserve"> (2 </w:t>
      </w:r>
      <w:proofErr w:type="spellStart"/>
      <w:r w:rsidR="00CC638F">
        <w:rPr>
          <w:rFonts w:ascii="Times New Roman" w:hAnsi="Times New Roman" w:cs="Times New Roman"/>
          <w:b/>
          <w:bCs/>
        </w:rPr>
        <w:t>pg</w:t>
      </w:r>
      <w:proofErr w:type="spellEnd"/>
      <w:r w:rsidR="00CC638F">
        <w:rPr>
          <w:rFonts w:ascii="Times New Roman" w:hAnsi="Times New Roman" w:cs="Times New Roman"/>
          <w:b/>
          <w:bCs/>
        </w:rPr>
        <w:t xml:space="preserve"> limit)</w:t>
      </w:r>
    </w:p>
    <w:p w:rsidR="00032D0D" w:rsidP="00032D0D" w:rsidRDefault="00032D0D" w14:paraId="6F3E9504" w14:textId="695F3A83">
      <w:pPr>
        <w:spacing w:after="0" w:line="240" w:lineRule="auto"/>
        <w:rPr>
          <w:rFonts w:ascii="Times New Roman" w:hAnsi="Times New Roman" w:cs="Times New Roman"/>
          <w:b/>
          <w:bCs/>
        </w:rPr>
      </w:pPr>
      <w:r>
        <w:rPr>
          <w:rFonts w:ascii="Times New Roman" w:hAnsi="Times New Roman" w:cs="Times New Roman"/>
          <w:b/>
          <w:bCs/>
        </w:rPr>
        <w:t xml:space="preserve">Current and Pending Support: </w:t>
      </w:r>
      <w:r w:rsidR="00A21842">
        <w:rPr>
          <w:rFonts w:ascii="Times New Roman" w:hAnsi="Times New Roman" w:cs="Times New Roman"/>
          <w:b/>
          <w:bCs/>
        </w:rPr>
        <w:t>Jenkins</w:t>
      </w:r>
    </w:p>
    <w:p w:rsidR="00032D0D" w:rsidP="00032D0D" w:rsidRDefault="00032D0D" w14:paraId="4EE7B2DD" w14:textId="77777777">
      <w:pPr>
        <w:spacing w:after="0" w:line="240" w:lineRule="auto"/>
        <w:rPr>
          <w:rFonts w:ascii="Times New Roman" w:hAnsi="Times New Roman" w:cs="Times New Roman"/>
          <w:b/>
          <w:bCs/>
        </w:rPr>
      </w:pPr>
    </w:p>
    <w:p w:rsidR="00A21842" w:rsidRDefault="00A21842" w14:paraId="6DC8D0D0" w14:textId="77777777">
      <w:pPr>
        <w:rPr>
          <w:rFonts w:ascii="Times New Roman" w:hAnsi="Times New Roman" w:cs="Times New Roman"/>
          <w:b/>
          <w:bCs/>
        </w:rPr>
      </w:pPr>
      <w:r>
        <w:rPr>
          <w:rFonts w:ascii="Times New Roman" w:hAnsi="Times New Roman" w:cs="Times New Roman"/>
          <w:b/>
          <w:bCs/>
        </w:rPr>
        <w:br w:type="page"/>
      </w:r>
    </w:p>
    <w:p w:rsidR="00032D0D" w:rsidP="00032D0D" w:rsidRDefault="00032D0D" w14:paraId="29C59E3B" w14:textId="5F1CC545">
      <w:pPr>
        <w:spacing w:after="0" w:line="240" w:lineRule="auto"/>
        <w:rPr>
          <w:rFonts w:ascii="Times New Roman" w:hAnsi="Times New Roman" w:cs="Times New Roman"/>
          <w:b/>
          <w:bCs/>
        </w:rPr>
      </w:pPr>
      <w:proofErr w:type="spellStart"/>
      <w:r>
        <w:rPr>
          <w:rFonts w:ascii="Times New Roman" w:hAnsi="Times New Roman" w:cs="Times New Roman"/>
          <w:b/>
          <w:bCs/>
        </w:rPr>
        <w:lastRenderedPageBreak/>
        <w:t>Biosketch</w:t>
      </w:r>
      <w:proofErr w:type="spellEnd"/>
      <w:r>
        <w:rPr>
          <w:rFonts w:ascii="Times New Roman" w:hAnsi="Times New Roman" w:cs="Times New Roman"/>
          <w:b/>
          <w:bCs/>
        </w:rPr>
        <w:t xml:space="preserve">: </w:t>
      </w:r>
      <w:r w:rsidR="00CB7BB9">
        <w:rPr>
          <w:rFonts w:ascii="Times New Roman" w:hAnsi="Times New Roman" w:cs="Times New Roman"/>
          <w:b/>
          <w:bCs/>
        </w:rPr>
        <w:t>Berrett</w:t>
      </w:r>
      <w:r w:rsidR="00CC638F">
        <w:rPr>
          <w:rFonts w:ascii="Times New Roman" w:hAnsi="Times New Roman" w:cs="Times New Roman"/>
          <w:b/>
          <w:bCs/>
        </w:rPr>
        <w:t xml:space="preserve"> (2 </w:t>
      </w:r>
      <w:proofErr w:type="spellStart"/>
      <w:r w:rsidR="00CC638F">
        <w:rPr>
          <w:rFonts w:ascii="Times New Roman" w:hAnsi="Times New Roman" w:cs="Times New Roman"/>
          <w:b/>
          <w:bCs/>
        </w:rPr>
        <w:t>pg</w:t>
      </w:r>
      <w:proofErr w:type="spellEnd"/>
      <w:r w:rsidR="00CC638F">
        <w:rPr>
          <w:rFonts w:ascii="Times New Roman" w:hAnsi="Times New Roman" w:cs="Times New Roman"/>
          <w:b/>
          <w:bCs/>
        </w:rPr>
        <w:t xml:space="preserve"> limit)</w:t>
      </w:r>
    </w:p>
    <w:p w:rsidR="00EC6453" w:rsidRDefault="00EC6453" w14:paraId="105C79E8" w14:textId="77777777">
      <w:pPr>
        <w:rPr>
          <w:rFonts w:ascii="Times New Roman" w:hAnsi="Times New Roman" w:cs="Times New Roman"/>
          <w:b/>
          <w:bCs/>
        </w:rPr>
      </w:pPr>
      <w:r>
        <w:rPr>
          <w:rFonts w:ascii="Times New Roman" w:hAnsi="Times New Roman" w:cs="Times New Roman"/>
          <w:b/>
          <w:bCs/>
        </w:rPr>
        <w:br w:type="page"/>
      </w:r>
    </w:p>
    <w:p w:rsidR="00EC6453" w:rsidP="00EC6453" w:rsidRDefault="00EC6453" w14:paraId="46BD681D" w14:textId="77777777">
      <w:pPr>
        <w:spacing w:after="0" w:line="240" w:lineRule="auto"/>
        <w:rPr>
          <w:rFonts w:ascii="Times New Roman" w:hAnsi="Times New Roman" w:cs="Times New Roman"/>
          <w:b/>
          <w:bCs/>
        </w:rPr>
      </w:pPr>
      <w:r>
        <w:rPr>
          <w:rFonts w:ascii="Times New Roman" w:hAnsi="Times New Roman" w:cs="Times New Roman"/>
          <w:b/>
          <w:bCs/>
        </w:rPr>
        <w:lastRenderedPageBreak/>
        <w:t xml:space="preserve">Current and Pending Support </w:t>
      </w:r>
    </w:p>
    <w:p w:rsidR="00EC6453" w:rsidP="00EC6453" w:rsidRDefault="00EC6453" w14:paraId="6B4FE82A" w14:textId="77777777">
      <w:pPr>
        <w:spacing w:after="0" w:line="240" w:lineRule="auto"/>
        <w:rPr>
          <w:rFonts w:ascii="Times New Roman" w:hAnsi="Times New Roman" w:cs="Times New Roman"/>
        </w:rPr>
      </w:pPr>
    </w:p>
    <w:p w:rsidR="00EC6453" w:rsidP="00EC6453" w:rsidRDefault="00EC6453" w14:paraId="738A85F8" w14:textId="2139C9A6">
      <w:pPr>
        <w:spacing w:after="0" w:line="240" w:lineRule="auto"/>
        <w:rPr>
          <w:rFonts w:ascii="Times New Roman" w:hAnsi="Times New Roman" w:cs="Times New Roman"/>
        </w:rPr>
      </w:pPr>
      <w:r>
        <w:rPr>
          <w:rFonts w:ascii="Times New Roman" w:hAnsi="Times New Roman" w:cs="Times New Roman"/>
        </w:rPr>
        <w:t>Britt</w:t>
      </w:r>
      <w:r w:rsidRPr="00EC6453">
        <w:rPr>
          <w:rFonts w:ascii="Times New Roman" w:hAnsi="Times New Roman" w:cs="Times New Roman"/>
        </w:rPr>
        <w:t xml:space="preserve"> </w:t>
      </w:r>
      <w:r>
        <w:rPr>
          <w:rFonts w:ascii="Times New Roman" w:hAnsi="Times New Roman" w:cs="Times New Roman"/>
        </w:rPr>
        <w:t>Berrett</w:t>
      </w:r>
    </w:p>
    <w:p w:rsidR="00EC6453" w:rsidP="00EC6453" w:rsidRDefault="00EC6453" w14:paraId="40F996FB" w14:textId="4222056F">
      <w:pPr>
        <w:spacing w:after="0" w:line="240" w:lineRule="auto"/>
        <w:rPr>
          <w:rFonts w:ascii="Times New Roman" w:hAnsi="Times New Roman" w:cs="Times New Roman"/>
        </w:rPr>
      </w:pPr>
    </w:p>
    <w:p w:rsidRPr="00EC6453" w:rsidR="00EC6453" w:rsidP="00EC6453" w:rsidRDefault="00EC6453" w14:paraId="2E373C88" w14:textId="100516E4">
      <w:pPr>
        <w:spacing w:after="0" w:line="240" w:lineRule="auto"/>
        <w:rPr>
          <w:rFonts w:ascii="Times New Roman" w:hAnsi="Times New Roman" w:cs="Times New Roman"/>
        </w:rPr>
      </w:pPr>
      <w:r>
        <w:rPr>
          <w:rFonts w:ascii="Times New Roman" w:hAnsi="Times New Roman" w:cs="Times New Roman"/>
        </w:rPr>
        <w:t>Dr</w:t>
      </w:r>
      <w:r w:rsidR="00B66F42">
        <w:rPr>
          <w:rFonts w:ascii="Times New Roman" w:hAnsi="Times New Roman" w:cs="Times New Roman"/>
        </w:rPr>
        <w:t>.</w:t>
      </w:r>
      <w:r>
        <w:rPr>
          <w:rFonts w:ascii="Times New Roman" w:hAnsi="Times New Roman" w:cs="Times New Roman"/>
        </w:rPr>
        <w:t xml:space="preserve"> Berrett has no current and pending research support to report</w:t>
      </w:r>
      <w:r w:rsidR="00E40C05">
        <w:rPr>
          <w:rFonts w:ascii="Times New Roman" w:hAnsi="Times New Roman" w:cs="Times New Roman"/>
        </w:rPr>
        <w:t xml:space="preserve"> for this IDR proposal</w:t>
      </w:r>
      <w:r>
        <w:rPr>
          <w:rFonts w:ascii="Times New Roman" w:hAnsi="Times New Roman" w:cs="Times New Roman"/>
        </w:rPr>
        <w:t>.</w:t>
      </w:r>
    </w:p>
    <w:p w:rsidR="00032D0D" w:rsidP="008A651A" w:rsidRDefault="00032D0D" w14:paraId="3E51D753" w14:textId="64BE69EF">
      <w:pPr>
        <w:spacing w:after="0" w:line="240" w:lineRule="auto"/>
        <w:rPr>
          <w:rFonts w:ascii="Times New Roman" w:hAnsi="Times New Roman" w:cs="Times New Roman"/>
          <w:b/>
          <w:bCs/>
        </w:rPr>
      </w:pPr>
    </w:p>
    <w:p w:rsidRPr="008A651A" w:rsidR="00032D0D" w:rsidP="008A651A" w:rsidRDefault="00032D0D" w14:paraId="77F2ED68" w14:textId="22D0D67C">
      <w:pPr>
        <w:spacing w:after="0" w:line="240" w:lineRule="auto"/>
        <w:rPr>
          <w:rFonts w:ascii="Times New Roman" w:hAnsi="Times New Roman" w:cs="Times New Roman"/>
          <w:b/>
          <w:bCs/>
        </w:rPr>
      </w:pPr>
    </w:p>
    <w:sectPr w:rsidRPr="008A651A" w:rsidR="00032D0D" w:rsidSect="002253D0">
      <w:headerReference w:type="default" r:id="rId14"/>
      <w:endnotePr>
        <w:numFmt w:val="decimal"/>
      </w:endnotePr>
      <w:type w:val="continuous"/>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CD" w:author="Christopher Dillon" w:date="2023-02-07T07:59:00Z" w:id="0">
    <w:p w:rsidR="00B46830" w:rsidP="00C332F4" w:rsidRDefault="00B46830" w14:paraId="36EC7078" w14:textId="77777777">
      <w:r>
        <w:rPr>
          <w:rStyle w:val="CommentReference"/>
        </w:rPr>
        <w:annotationRef/>
      </w:r>
      <w:r>
        <w:rPr>
          <w:sz w:val="20"/>
          <w:szCs w:val="20"/>
        </w:rPr>
        <w:t>Project Narrative: 5 pages max</w:t>
      </w:r>
      <w:r>
        <w:rPr>
          <w:sz w:val="20"/>
          <w:szCs w:val="20"/>
        </w:rPr>
        <w:cr/>
      </w:r>
      <w:r>
        <w:rPr>
          <w:sz w:val="20"/>
          <w:szCs w:val="20"/>
        </w:rPr>
        <w:cr/>
        <w:t>Audience: Deans of research from ALL colleges at the university.</w:t>
      </w:r>
      <w:r>
        <w:rPr>
          <w:sz w:val="20"/>
          <w:szCs w:val="20"/>
        </w:rPr>
        <w:cr/>
        <w:t>Emphasize less methodology and more impact.</w:t>
      </w:r>
      <w:r>
        <w:rPr>
          <w:sz w:val="20"/>
          <w:szCs w:val="20"/>
        </w:rPr>
        <w:cr/>
      </w:r>
    </w:p>
  </w:comment>
  <w:comment w:initials="SA" w:author="Steven Allen" w:date="2023-02-10T09:57:00Z" w:id="1">
    <w:p w:rsidR="00802CCC" w:rsidP="00802CCC" w:rsidRDefault="00802CCC" w14:paraId="6EDF1FB9" w14:textId="77777777">
      <w:r>
        <w:rPr>
          <w:rStyle w:val="CommentReference"/>
        </w:rPr>
        <w:annotationRef/>
      </w:r>
      <w:r>
        <w:rPr>
          <w:color w:val="000000"/>
          <w:sz w:val="20"/>
          <w:szCs w:val="20"/>
        </w:rPr>
        <w:t xml:space="preserve">This is a chance to educate the reviewers in all the ways an MRgFUS procedure can go wrong. </w:t>
      </w:r>
    </w:p>
  </w:comment>
  <w:comment w:initials="CD" w:author="Christopher Dillon" w:date="2023-02-18T08:27:00Z" w:id="2">
    <w:p w:rsidR="003D1C96" w:rsidP="00AB018D" w:rsidRDefault="003D1C96" w14:paraId="4129089C" w14:textId="77777777">
      <w:r>
        <w:rPr>
          <w:rStyle w:val="CommentReference"/>
        </w:rPr>
        <w:annotationRef/>
      </w:r>
      <w:r>
        <w:rPr>
          <w:sz w:val="20"/>
          <w:szCs w:val="20"/>
        </w:rPr>
        <w:t>Enter conferences you would present this work at.</w:t>
      </w:r>
    </w:p>
  </w:comment>
  <w:comment w:initials="CD" w:author="Christopher Dillon" w:date="2023-02-18T08:28:00Z" w:id="3">
    <w:p w:rsidR="003D1C96" w:rsidP="00143FDF" w:rsidRDefault="003D1C96" w14:paraId="20D0728A" w14:textId="77777777">
      <w:r>
        <w:rPr>
          <w:rStyle w:val="CommentReference"/>
        </w:rPr>
        <w:annotationRef/>
      </w:r>
      <w:r>
        <w:rPr>
          <w:sz w:val="20"/>
          <w:szCs w:val="20"/>
        </w:rPr>
        <w:t>What journals would you submit to? Title changes?</w:t>
      </w:r>
    </w:p>
  </w:comment>
  <w:comment w:initials="CD" w:author="Christopher Dillon" w:date="2023-02-18T09:20:00Z" w:id="4">
    <w:p w:rsidR="00ED28B2" w:rsidP="00B62F8F" w:rsidRDefault="00ED28B2" w14:paraId="2957F2C7" w14:textId="77777777">
      <w:r>
        <w:rPr>
          <w:rStyle w:val="CommentReference"/>
        </w:rPr>
        <w:annotationRef/>
      </w:r>
      <w:r>
        <w:rPr>
          <w:sz w:val="20"/>
          <w:szCs w:val="20"/>
        </w:rPr>
        <w:t>Are these the proposals we’d really like to make?  Any missing? Any need to be adjusted?</w:t>
      </w:r>
    </w:p>
  </w:comment>
  <w:comment w:initials="DD" w:author="David B Dahl" w:date="2023-02-18T20:38:56" w:id="1235105488">
    <w:p w:rsidR="500407E8" w:rsidRDefault="500407E8" w14:paraId="193CC950" w14:textId="09E151EB">
      <w:pPr>
        <w:pStyle w:val="CommentText"/>
      </w:pPr>
      <w:r w:rsidR="500407E8">
        <w:rPr/>
        <w:t>Do we want to hint at the high likelihood of success to allay concerns about the viability of the whole project?  We could say something like, "Discussions the BYU MRI Facility personal indicate that our proposal is well-aligned with their seed grant program."</w:t>
      </w:r>
      <w:r>
        <w:rPr>
          <w:rStyle w:val="CommentReference"/>
        </w:rPr>
        <w:annotationRef/>
      </w:r>
    </w:p>
  </w:comment>
  <w:comment w:initials="DD" w:author="David B Dahl" w:date="2023-02-18T20:43:55" w:id="1678313406">
    <w:p w:rsidR="500407E8" w:rsidRDefault="500407E8" w14:paraId="2CFDBAA4" w14:textId="7F5E0E10">
      <w:pPr>
        <w:pStyle w:val="CommentText"/>
      </w:pPr>
      <w:r w:rsidR="500407E8">
        <w:rPr/>
        <w:t>Heads up, the R15 page says, "The PI may not be the PI of an active NIH research grant at the time of a R15 award, though he or she may be one of the Key Personnel for an active NIH grant held by another PD/PI."  Will the BYU reviewers know this and question this proposal?  We'll have to be strategic to have both an R21 and R15.</w:t>
      </w:r>
      <w:r>
        <w:rPr>
          <w:rStyle w:val="CommentReference"/>
        </w:rPr>
        <w:annotationRef/>
      </w:r>
    </w:p>
  </w:comment>
  <w:comment w:initials="DD" w:author="David B Dahl" w:date="2023-02-18T20:48:32" w:id="1716083468">
    <w:p w:rsidR="500407E8" w:rsidRDefault="500407E8" w14:paraId="4C316BA1" w14:textId="1B4EF6AD">
      <w:pPr>
        <w:pStyle w:val="CommentText"/>
      </w:pPr>
      <w:r w:rsidR="500407E8">
        <w:rPr/>
        <w:t>Can we save space by wrapping text around the figure?  It seems we could also save space by making the figure less tall, if needed.  Also, if you are planning on modifying the figure, you might consider this. I've always thought that making the curves get thicker as they get closer to the tumor would show increasing intensity/heat.</w:t>
      </w:r>
      <w:r>
        <w:rPr>
          <w:rStyle w:val="CommentReference"/>
        </w:rPr>
        <w:annotationRef/>
      </w:r>
    </w:p>
  </w:comment>
  <w:comment w:initials="DD" w:author="David B Dahl" w:date="2023-02-18T20:56:36" w:id="180791935">
    <w:p w:rsidR="500407E8" w:rsidRDefault="500407E8" w14:paraId="3F644C13" w14:textId="7B0419B4">
      <w:pPr>
        <w:pStyle w:val="CommentText"/>
      </w:pPr>
      <w:r w:rsidR="500407E8">
        <w:rPr/>
        <w:t>Perhaps this could be cut for the sake of space.  Likewise for the sentence immediately following.</w:t>
      </w:r>
      <w:r>
        <w:rPr>
          <w:rStyle w:val="CommentReference"/>
        </w:rPr>
        <w:annotationRef/>
      </w:r>
    </w:p>
  </w:comment>
  <w:comment w:initials="DD" w:author="David B Dahl" w:date="2023-02-18T21:40:23" w:id="331458553">
    <w:p w:rsidR="500407E8" w:rsidRDefault="500407E8" w14:paraId="6B6F41EC" w14:textId="0AE59343">
      <w:pPr>
        <w:pStyle w:val="CommentText"/>
      </w:pPr>
      <w:r w:rsidR="500407E8">
        <w:rPr/>
        <w:t>I really like this paragraph.  I think its key.  If we need more space, I would suggest shortening other aspects of Aim 3.  The thing we want to emphasize is that the science will be developed in like of the healthcare industry.</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36EC7078"/>
  <w15:commentEx w15:done="0" w15:paraId="6EDF1FB9"/>
  <w15:commentEx w15:done="0" w15:paraId="4129089C"/>
  <w15:commentEx w15:done="0" w15:paraId="20D0728A"/>
  <w15:commentEx w15:done="0" w15:paraId="2957F2C7"/>
  <w15:commentEx w15:done="0" w15:paraId="193CC950"/>
  <w15:commentEx w15:done="0" w15:paraId="2CFDBAA4"/>
  <w15:commentEx w15:done="0" w15:paraId="4C316BA1"/>
  <w15:commentEx w15:done="0" w15:paraId="3F644C13"/>
  <w15:commentEx w15:done="0" w15:paraId="6B6F41EC"/>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78C834C" w16cex:dateUtc="2023-02-07T14:59:00Z"/>
  <w16cex:commentExtensible w16cex:durableId="27909383" w16cex:dateUtc="2023-02-10T16:57:00Z"/>
  <w16cex:commentExtensible w16cex:durableId="279B0A88" w16cex:dateUtc="2023-02-18T15:27:00Z"/>
  <w16cex:commentExtensible w16cex:durableId="279B0AAF" w16cex:dateUtc="2023-02-18T15:28:00Z"/>
  <w16cex:commentExtensible w16cex:durableId="279B16F5" w16cex:dateUtc="2023-02-18T16:20:00Z"/>
  <w16cex:commentExtensible w16cex:durableId="19B3E149" w16cex:dateUtc="2023-02-19T03:38:56.277Z"/>
  <w16cex:commentExtensible w16cex:durableId="7157FBC3" w16cex:dateUtc="2023-02-19T03:43:55.089Z"/>
  <w16cex:commentExtensible w16cex:durableId="2842885A" w16cex:dateUtc="2023-02-19T03:48:32.115Z"/>
  <w16cex:commentExtensible w16cex:durableId="0A227F75" w16cex:dateUtc="2023-02-19T03:56:36.804Z"/>
  <w16cex:commentExtensible w16cex:durableId="1459A866" w16cex:dateUtc="2023-02-19T04:40:23.472Z"/>
</w16cex:commentsExtensible>
</file>

<file path=word/commentsIds.xml><?xml version="1.0" encoding="utf-8"?>
<w16cid:commentsIds xmlns:mc="http://schemas.openxmlformats.org/markup-compatibility/2006" xmlns:w16cid="http://schemas.microsoft.com/office/word/2016/wordml/cid" mc:Ignorable="w16cid">
  <w16cid:commentId w16cid:paraId="36EC7078" w16cid:durableId="278C834C"/>
  <w16cid:commentId w16cid:paraId="6EDF1FB9" w16cid:durableId="27909383"/>
  <w16cid:commentId w16cid:paraId="4129089C" w16cid:durableId="279B0A88"/>
  <w16cid:commentId w16cid:paraId="20D0728A" w16cid:durableId="279B0AAF"/>
  <w16cid:commentId w16cid:paraId="2957F2C7" w16cid:durableId="279B16F5"/>
  <w16cid:commentId w16cid:paraId="193CC950" w16cid:durableId="19B3E149"/>
  <w16cid:commentId w16cid:paraId="2CFDBAA4" w16cid:durableId="7157FBC3"/>
  <w16cid:commentId w16cid:paraId="4C316BA1" w16cid:durableId="2842885A"/>
  <w16cid:commentId w16cid:paraId="3F644C13" w16cid:durableId="0A227F75"/>
  <w16cid:commentId w16cid:paraId="6B6F41EC" w16cid:durableId="1459A8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E5A7F" w:rsidP="00331DD5" w:rsidRDefault="001E5A7F" w14:paraId="5E0BB146" w14:textId="77777777">
      <w:pPr>
        <w:spacing w:after="0" w:line="240" w:lineRule="auto"/>
      </w:pPr>
      <w:r>
        <w:separator/>
      </w:r>
    </w:p>
  </w:endnote>
  <w:endnote w:type="continuationSeparator" w:id="0">
    <w:p w:rsidR="001E5A7F" w:rsidP="00331DD5" w:rsidRDefault="001E5A7F" w14:paraId="742B1C2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Bold">
    <w:altName w:val="Arial"/>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E5A7F" w:rsidP="00331DD5" w:rsidRDefault="001E5A7F" w14:paraId="7D7B648F" w14:textId="77777777">
      <w:pPr>
        <w:spacing w:after="0" w:line="240" w:lineRule="auto"/>
      </w:pPr>
      <w:r>
        <w:separator/>
      </w:r>
    </w:p>
  </w:footnote>
  <w:footnote w:type="continuationSeparator" w:id="0">
    <w:p w:rsidR="001E5A7F" w:rsidP="00331DD5" w:rsidRDefault="001E5A7F" w14:paraId="4EF4349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F750E" w:rsidRDefault="000F750E" w14:paraId="2E55025C"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A38CB"/>
    <w:multiLevelType w:val="hybridMultilevel"/>
    <w:tmpl w:val="0BB0C8F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4CE7B9E"/>
    <w:multiLevelType w:val="hybridMultilevel"/>
    <w:tmpl w:val="4112D3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54C53F5"/>
    <w:multiLevelType w:val="hybridMultilevel"/>
    <w:tmpl w:val="4BC40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90CE1"/>
    <w:multiLevelType w:val="hybridMultilevel"/>
    <w:tmpl w:val="C0BA17D6"/>
    <w:lvl w:ilvl="0" w:tplc="04090001">
      <w:start w:val="1"/>
      <w:numFmt w:val="bullet"/>
      <w:lvlText w:val=""/>
      <w:lvlJc w:val="left"/>
      <w:pPr>
        <w:ind w:left="720" w:hanging="360"/>
      </w:pPr>
      <w:rPr>
        <w:rFonts w:hint="default" w:ascii="Symbol" w:hAnsi="Symbol"/>
      </w:rPr>
    </w:lvl>
    <w:lvl w:ilvl="1" w:tplc="CC021792">
      <w:numFmt w:val="bullet"/>
      <w:lvlText w:val="-"/>
      <w:lvlJc w:val="left"/>
      <w:pPr>
        <w:ind w:left="1440" w:hanging="360"/>
      </w:pPr>
      <w:rPr>
        <w:rFonts w:hint="default" w:ascii="Calibri" w:hAnsi="Calibri" w:eastAsiaTheme="minorHAnsi" w:cstheme="minorBidi"/>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1261FD7"/>
    <w:multiLevelType w:val="hybridMultilevel"/>
    <w:tmpl w:val="7818B9A4"/>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86D456A"/>
    <w:multiLevelType w:val="hybridMultilevel"/>
    <w:tmpl w:val="CB0AB1D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52E0A80"/>
    <w:multiLevelType w:val="hybridMultilevel"/>
    <w:tmpl w:val="28A460AC"/>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89066F6"/>
    <w:multiLevelType w:val="hybridMultilevel"/>
    <w:tmpl w:val="724C5FF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A5C4671"/>
    <w:multiLevelType w:val="hybridMultilevel"/>
    <w:tmpl w:val="3CF260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B0E7574"/>
    <w:multiLevelType w:val="hybridMultilevel"/>
    <w:tmpl w:val="9142F3D6"/>
    <w:lvl w:ilvl="0" w:tplc="BD8C2E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A50004"/>
    <w:multiLevelType w:val="hybridMultilevel"/>
    <w:tmpl w:val="90605A9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32261F77"/>
    <w:multiLevelType w:val="hybridMultilevel"/>
    <w:tmpl w:val="B96864C2"/>
    <w:lvl w:ilvl="0" w:tplc="04090001">
      <w:start w:val="1"/>
      <w:numFmt w:val="bullet"/>
      <w:lvlText w:val=""/>
      <w:lvlJc w:val="left"/>
      <w:pPr>
        <w:ind w:left="1008" w:hanging="360"/>
      </w:pPr>
      <w:rPr>
        <w:rFonts w:hint="default" w:ascii="Symbol" w:hAnsi="Symbol"/>
      </w:rPr>
    </w:lvl>
    <w:lvl w:ilvl="1" w:tplc="04090003" w:tentative="1">
      <w:start w:val="1"/>
      <w:numFmt w:val="bullet"/>
      <w:lvlText w:val="o"/>
      <w:lvlJc w:val="left"/>
      <w:pPr>
        <w:ind w:left="1728" w:hanging="360"/>
      </w:pPr>
      <w:rPr>
        <w:rFonts w:hint="default" w:ascii="Courier New" w:hAnsi="Courier New" w:cs="Courier New"/>
      </w:rPr>
    </w:lvl>
    <w:lvl w:ilvl="2" w:tplc="04090005" w:tentative="1">
      <w:start w:val="1"/>
      <w:numFmt w:val="bullet"/>
      <w:lvlText w:val=""/>
      <w:lvlJc w:val="left"/>
      <w:pPr>
        <w:ind w:left="2448" w:hanging="360"/>
      </w:pPr>
      <w:rPr>
        <w:rFonts w:hint="default" w:ascii="Wingdings" w:hAnsi="Wingdings"/>
      </w:rPr>
    </w:lvl>
    <w:lvl w:ilvl="3" w:tplc="04090001" w:tentative="1">
      <w:start w:val="1"/>
      <w:numFmt w:val="bullet"/>
      <w:lvlText w:val=""/>
      <w:lvlJc w:val="left"/>
      <w:pPr>
        <w:ind w:left="3168" w:hanging="360"/>
      </w:pPr>
      <w:rPr>
        <w:rFonts w:hint="default" w:ascii="Symbol" w:hAnsi="Symbol"/>
      </w:rPr>
    </w:lvl>
    <w:lvl w:ilvl="4" w:tplc="04090003" w:tentative="1">
      <w:start w:val="1"/>
      <w:numFmt w:val="bullet"/>
      <w:lvlText w:val="o"/>
      <w:lvlJc w:val="left"/>
      <w:pPr>
        <w:ind w:left="3888" w:hanging="360"/>
      </w:pPr>
      <w:rPr>
        <w:rFonts w:hint="default" w:ascii="Courier New" w:hAnsi="Courier New" w:cs="Courier New"/>
      </w:rPr>
    </w:lvl>
    <w:lvl w:ilvl="5" w:tplc="04090005" w:tentative="1">
      <w:start w:val="1"/>
      <w:numFmt w:val="bullet"/>
      <w:lvlText w:val=""/>
      <w:lvlJc w:val="left"/>
      <w:pPr>
        <w:ind w:left="4608" w:hanging="360"/>
      </w:pPr>
      <w:rPr>
        <w:rFonts w:hint="default" w:ascii="Wingdings" w:hAnsi="Wingdings"/>
      </w:rPr>
    </w:lvl>
    <w:lvl w:ilvl="6" w:tplc="04090001" w:tentative="1">
      <w:start w:val="1"/>
      <w:numFmt w:val="bullet"/>
      <w:lvlText w:val=""/>
      <w:lvlJc w:val="left"/>
      <w:pPr>
        <w:ind w:left="5328" w:hanging="360"/>
      </w:pPr>
      <w:rPr>
        <w:rFonts w:hint="default" w:ascii="Symbol" w:hAnsi="Symbol"/>
      </w:rPr>
    </w:lvl>
    <w:lvl w:ilvl="7" w:tplc="04090003" w:tentative="1">
      <w:start w:val="1"/>
      <w:numFmt w:val="bullet"/>
      <w:lvlText w:val="o"/>
      <w:lvlJc w:val="left"/>
      <w:pPr>
        <w:ind w:left="6048" w:hanging="360"/>
      </w:pPr>
      <w:rPr>
        <w:rFonts w:hint="default" w:ascii="Courier New" w:hAnsi="Courier New" w:cs="Courier New"/>
      </w:rPr>
    </w:lvl>
    <w:lvl w:ilvl="8" w:tplc="04090005" w:tentative="1">
      <w:start w:val="1"/>
      <w:numFmt w:val="bullet"/>
      <w:lvlText w:val=""/>
      <w:lvlJc w:val="left"/>
      <w:pPr>
        <w:ind w:left="6768" w:hanging="360"/>
      </w:pPr>
      <w:rPr>
        <w:rFonts w:hint="default" w:ascii="Wingdings" w:hAnsi="Wingdings"/>
      </w:rPr>
    </w:lvl>
  </w:abstractNum>
  <w:abstractNum w:abstractNumId="12" w15:restartNumberingAfterBreak="0">
    <w:nsid w:val="351827CB"/>
    <w:multiLevelType w:val="hybridMultilevel"/>
    <w:tmpl w:val="80FAA012"/>
    <w:lvl w:ilvl="0" w:tplc="3CBE8DFA">
      <w:start w:val="1"/>
      <w:numFmt w:val="bullet"/>
      <w:lvlText w:val="•"/>
      <w:lvlJc w:val="left"/>
      <w:pPr>
        <w:tabs>
          <w:tab w:val="num" w:pos="720"/>
        </w:tabs>
        <w:ind w:left="720" w:hanging="360"/>
      </w:pPr>
      <w:rPr>
        <w:rFonts w:hint="default" w:ascii="Arial" w:hAnsi="Arial"/>
      </w:rPr>
    </w:lvl>
    <w:lvl w:ilvl="1" w:tplc="5166086C" w:tentative="1">
      <w:start w:val="1"/>
      <w:numFmt w:val="bullet"/>
      <w:lvlText w:val="•"/>
      <w:lvlJc w:val="left"/>
      <w:pPr>
        <w:tabs>
          <w:tab w:val="num" w:pos="1440"/>
        </w:tabs>
        <w:ind w:left="1440" w:hanging="360"/>
      </w:pPr>
      <w:rPr>
        <w:rFonts w:hint="default" w:ascii="Arial" w:hAnsi="Arial"/>
      </w:rPr>
    </w:lvl>
    <w:lvl w:ilvl="2" w:tplc="53D0B416" w:tentative="1">
      <w:start w:val="1"/>
      <w:numFmt w:val="bullet"/>
      <w:lvlText w:val="•"/>
      <w:lvlJc w:val="left"/>
      <w:pPr>
        <w:tabs>
          <w:tab w:val="num" w:pos="2160"/>
        </w:tabs>
        <w:ind w:left="2160" w:hanging="360"/>
      </w:pPr>
      <w:rPr>
        <w:rFonts w:hint="default" w:ascii="Arial" w:hAnsi="Arial"/>
      </w:rPr>
    </w:lvl>
    <w:lvl w:ilvl="3" w:tplc="3F2619BC" w:tentative="1">
      <w:start w:val="1"/>
      <w:numFmt w:val="bullet"/>
      <w:lvlText w:val="•"/>
      <w:lvlJc w:val="left"/>
      <w:pPr>
        <w:tabs>
          <w:tab w:val="num" w:pos="2880"/>
        </w:tabs>
        <w:ind w:left="2880" w:hanging="360"/>
      </w:pPr>
      <w:rPr>
        <w:rFonts w:hint="default" w:ascii="Arial" w:hAnsi="Arial"/>
      </w:rPr>
    </w:lvl>
    <w:lvl w:ilvl="4" w:tplc="91C826AC" w:tentative="1">
      <w:start w:val="1"/>
      <w:numFmt w:val="bullet"/>
      <w:lvlText w:val="•"/>
      <w:lvlJc w:val="left"/>
      <w:pPr>
        <w:tabs>
          <w:tab w:val="num" w:pos="3600"/>
        </w:tabs>
        <w:ind w:left="3600" w:hanging="360"/>
      </w:pPr>
      <w:rPr>
        <w:rFonts w:hint="default" w:ascii="Arial" w:hAnsi="Arial"/>
      </w:rPr>
    </w:lvl>
    <w:lvl w:ilvl="5" w:tplc="203ADCE0" w:tentative="1">
      <w:start w:val="1"/>
      <w:numFmt w:val="bullet"/>
      <w:lvlText w:val="•"/>
      <w:lvlJc w:val="left"/>
      <w:pPr>
        <w:tabs>
          <w:tab w:val="num" w:pos="4320"/>
        </w:tabs>
        <w:ind w:left="4320" w:hanging="360"/>
      </w:pPr>
      <w:rPr>
        <w:rFonts w:hint="default" w:ascii="Arial" w:hAnsi="Arial"/>
      </w:rPr>
    </w:lvl>
    <w:lvl w:ilvl="6" w:tplc="FC4A505E" w:tentative="1">
      <w:start w:val="1"/>
      <w:numFmt w:val="bullet"/>
      <w:lvlText w:val="•"/>
      <w:lvlJc w:val="left"/>
      <w:pPr>
        <w:tabs>
          <w:tab w:val="num" w:pos="5040"/>
        </w:tabs>
        <w:ind w:left="5040" w:hanging="360"/>
      </w:pPr>
      <w:rPr>
        <w:rFonts w:hint="default" w:ascii="Arial" w:hAnsi="Arial"/>
      </w:rPr>
    </w:lvl>
    <w:lvl w:ilvl="7" w:tplc="AAF2A80E" w:tentative="1">
      <w:start w:val="1"/>
      <w:numFmt w:val="bullet"/>
      <w:lvlText w:val="•"/>
      <w:lvlJc w:val="left"/>
      <w:pPr>
        <w:tabs>
          <w:tab w:val="num" w:pos="5760"/>
        </w:tabs>
        <w:ind w:left="5760" w:hanging="360"/>
      </w:pPr>
      <w:rPr>
        <w:rFonts w:hint="default" w:ascii="Arial" w:hAnsi="Arial"/>
      </w:rPr>
    </w:lvl>
    <w:lvl w:ilvl="8" w:tplc="B5AAD65E" w:tentative="1">
      <w:start w:val="1"/>
      <w:numFmt w:val="bullet"/>
      <w:lvlText w:val="•"/>
      <w:lvlJc w:val="left"/>
      <w:pPr>
        <w:tabs>
          <w:tab w:val="num" w:pos="6480"/>
        </w:tabs>
        <w:ind w:left="6480" w:hanging="360"/>
      </w:pPr>
      <w:rPr>
        <w:rFonts w:hint="default" w:ascii="Arial" w:hAnsi="Arial"/>
      </w:rPr>
    </w:lvl>
  </w:abstractNum>
  <w:abstractNum w:abstractNumId="13" w15:restartNumberingAfterBreak="0">
    <w:nsid w:val="384201D1"/>
    <w:multiLevelType w:val="hybridMultilevel"/>
    <w:tmpl w:val="C46ABD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AF3459F"/>
    <w:multiLevelType w:val="hybridMultilevel"/>
    <w:tmpl w:val="F78A005A"/>
    <w:lvl w:ilvl="0" w:tplc="E5B04CF8">
      <w:start w:val="1"/>
      <w:numFmt w:val="decimal"/>
      <w:pStyle w:val="A-numbered"/>
      <w:lvlText w:val="%1."/>
      <w:lvlJc w:val="left"/>
      <w:pPr>
        <w:ind w:left="1008" w:hanging="360"/>
      </w:pPr>
    </w:lvl>
    <w:lvl w:ilvl="1" w:tplc="04090019">
      <w:start w:val="1"/>
      <w:numFmt w:val="lowerLetter"/>
      <w:lvlText w:val="%2."/>
      <w:lvlJc w:val="left"/>
      <w:pPr>
        <w:ind w:left="1728" w:hanging="360"/>
      </w:pPr>
    </w:lvl>
    <w:lvl w:ilvl="2" w:tplc="0409001B">
      <w:start w:val="1"/>
      <w:numFmt w:val="lowerRoman"/>
      <w:lvlText w:val="%3."/>
      <w:lvlJc w:val="right"/>
      <w:pPr>
        <w:ind w:left="2448" w:hanging="180"/>
      </w:pPr>
    </w:lvl>
    <w:lvl w:ilvl="3" w:tplc="0409000F">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5" w15:restartNumberingAfterBreak="0">
    <w:nsid w:val="3F347E75"/>
    <w:multiLevelType w:val="hybridMultilevel"/>
    <w:tmpl w:val="32EC19A2"/>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rPr>
    </w:lvl>
    <w:lvl w:ilvl="8" w:tplc="04090005" w:tentative="1">
      <w:start w:val="1"/>
      <w:numFmt w:val="bullet"/>
      <w:lvlText w:val=""/>
      <w:lvlJc w:val="left"/>
      <w:pPr>
        <w:ind w:left="6120" w:hanging="360"/>
      </w:pPr>
      <w:rPr>
        <w:rFonts w:hint="default" w:ascii="Wingdings" w:hAnsi="Wingdings"/>
      </w:rPr>
    </w:lvl>
  </w:abstractNum>
  <w:abstractNum w:abstractNumId="16" w15:restartNumberingAfterBreak="0">
    <w:nsid w:val="42370567"/>
    <w:multiLevelType w:val="hybridMultilevel"/>
    <w:tmpl w:val="F3465DF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7" w15:restartNumberingAfterBreak="0">
    <w:nsid w:val="43DA38AE"/>
    <w:multiLevelType w:val="hybridMultilevel"/>
    <w:tmpl w:val="C6D8C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D629C2"/>
    <w:multiLevelType w:val="hybridMultilevel"/>
    <w:tmpl w:val="3806ABA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556B3917"/>
    <w:multiLevelType w:val="hybridMultilevel"/>
    <w:tmpl w:val="6AD4D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F20B16"/>
    <w:multiLevelType w:val="hybridMultilevel"/>
    <w:tmpl w:val="FD7E56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78A94DA9"/>
    <w:multiLevelType w:val="hybridMultilevel"/>
    <w:tmpl w:val="0136E9A8"/>
    <w:lvl w:ilvl="0" w:tplc="F954D1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9964F3"/>
    <w:multiLevelType w:val="hybridMultilevel"/>
    <w:tmpl w:val="77BC003A"/>
    <w:lvl w:ilvl="0" w:tplc="33F48120">
      <w:start w:val="1"/>
      <w:numFmt w:val="bullet"/>
      <w:pStyle w:val="A-bullet"/>
      <w:lvlText w:val=""/>
      <w:lvlJc w:val="left"/>
      <w:pPr>
        <w:ind w:left="1008" w:hanging="360"/>
      </w:pPr>
      <w:rPr>
        <w:rFonts w:hint="default" w:ascii="Symbol" w:hAnsi="Symbol"/>
      </w:rPr>
    </w:lvl>
    <w:lvl w:ilvl="1" w:tplc="04090003">
      <w:start w:val="1"/>
      <w:numFmt w:val="bullet"/>
      <w:lvlText w:val="o"/>
      <w:lvlJc w:val="left"/>
      <w:pPr>
        <w:ind w:left="1728" w:hanging="360"/>
      </w:pPr>
      <w:rPr>
        <w:rFonts w:hint="default" w:ascii="Courier New" w:hAnsi="Courier New" w:cs="Courier New"/>
      </w:rPr>
    </w:lvl>
    <w:lvl w:ilvl="2" w:tplc="04090005" w:tentative="1">
      <w:start w:val="1"/>
      <w:numFmt w:val="bullet"/>
      <w:lvlText w:val=""/>
      <w:lvlJc w:val="left"/>
      <w:pPr>
        <w:ind w:left="2448" w:hanging="360"/>
      </w:pPr>
      <w:rPr>
        <w:rFonts w:hint="default" w:ascii="Wingdings" w:hAnsi="Wingdings"/>
      </w:rPr>
    </w:lvl>
    <w:lvl w:ilvl="3" w:tplc="04090001" w:tentative="1">
      <w:start w:val="1"/>
      <w:numFmt w:val="bullet"/>
      <w:lvlText w:val=""/>
      <w:lvlJc w:val="left"/>
      <w:pPr>
        <w:ind w:left="3168" w:hanging="360"/>
      </w:pPr>
      <w:rPr>
        <w:rFonts w:hint="default" w:ascii="Symbol" w:hAnsi="Symbol"/>
      </w:rPr>
    </w:lvl>
    <w:lvl w:ilvl="4" w:tplc="04090003" w:tentative="1">
      <w:start w:val="1"/>
      <w:numFmt w:val="bullet"/>
      <w:lvlText w:val="o"/>
      <w:lvlJc w:val="left"/>
      <w:pPr>
        <w:ind w:left="3888" w:hanging="360"/>
      </w:pPr>
      <w:rPr>
        <w:rFonts w:hint="default" w:ascii="Courier New" w:hAnsi="Courier New" w:cs="Courier New"/>
      </w:rPr>
    </w:lvl>
    <w:lvl w:ilvl="5" w:tplc="04090005" w:tentative="1">
      <w:start w:val="1"/>
      <w:numFmt w:val="bullet"/>
      <w:lvlText w:val=""/>
      <w:lvlJc w:val="left"/>
      <w:pPr>
        <w:ind w:left="4608" w:hanging="360"/>
      </w:pPr>
      <w:rPr>
        <w:rFonts w:hint="default" w:ascii="Wingdings" w:hAnsi="Wingdings"/>
      </w:rPr>
    </w:lvl>
    <w:lvl w:ilvl="6" w:tplc="04090001" w:tentative="1">
      <w:start w:val="1"/>
      <w:numFmt w:val="bullet"/>
      <w:lvlText w:val=""/>
      <w:lvlJc w:val="left"/>
      <w:pPr>
        <w:ind w:left="5328" w:hanging="360"/>
      </w:pPr>
      <w:rPr>
        <w:rFonts w:hint="default" w:ascii="Symbol" w:hAnsi="Symbol"/>
      </w:rPr>
    </w:lvl>
    <w:lvl w:ilvl="7" w:tplc="04090003" w:tentative="1">
      <w:start w:val="1"/>
      <w:numFmt w:val="bullet"/>
      <w:lvlText w:val="o"/>
      <w:lvlJc w:val="left"/>
      <w:pPr>
        <w:ind w:left="6048" w:hanging="360"/>
      </w:pPr>
      <w:rPr>
        <w:rFonts w:hint="default" w:ascii="Courier New" w:hAnsi="Courier New" w:cs="Courier New"/>
      </w:rPr>
    </w:lvl>
    <w:lvl w:ilvl="8" w:tplc="04090005" w:tentative="1">
      <w:start w:val="1"/>
      <w:numFmt w:val="bullet"/>
      <w:lvlText w:val=""/>
      <w:lvlJc w:val="left"/>
      <w:pPr>
        <w:ind w:left="6768" w:hanging="360"/>
      </w:pPr>
      <w:rPr>
        <w:rFonts w:hint="default" w:ascii="Wingdings" w:hAnsi="Wingdings"/>
      </w:rPr>
    </w:lvl>
  </w:abstractNum>
  <w:num w:numId="1" w16cid:durableId="529538272">
    <w:abstractNumId w:val="3"/>
  </w:num>
  <w:num w:numId="2" w16cid:durableId="1904291308">
    <w:abstractNumId w:val="8"/>
  </w:num>
  <w:num w:numId="3" w16cid:durableId="1018240927">
    <w:abstractNumId w:val="13"/>
  </w:num>
  <w:num w:numId="4" w16cid:durableId="924993927">
    <w:abstractNumId w:val="20"/>
  </w:num>
  <w:num w:numId="5" w16cid:durableId="1164398295">
    <w:abstractNumId w:val="15"/>
  </w:num>
  <w:num w:numId="6" w16cid:durableId="1709603202">
    <w:abstractNumId w:val="17"/>
  </w:num>
  <w:num w:numId="7" w16cid:durableId="818156971">
    <w:abstractNumId w:val="2"/>
  </w:num>
  <w:num w:numId="8" w16cid:durableId="319165031">
    <w:abstractNumId w:val="10"/>
  </w:num>
  <w:num w:numId="9" w16cid:durableId="869535319">
    <w:abstractNumId w:val="4"/>
  </w:num>
  <w:num w:numId="10" w16cid:durableId="1623800981">
    <w:abstractNumId w:val="6"/>
  </w:num>
  <w:num w:numId="11" w16cid:durableId="1099062361">
    <w:abstractNumId w:val="19"/>
  </w:num>
  <w:num w:numId="12" w16cid:durableId="1578324457">
    <w:abstractNumId w:val="11"/>
  </w:num>
  <w:num w:numId="13" w16cid:durableId="1224290777">
    <w:abstractNumId w:val="22"/>
  </w:num>
  <w:num w:numId="14" w16cid:durableId="727459832">
    <w:abstractNumId w:val="14"/>
  </w:num>
  <w:num w:numId="15" w16cid:durableId="1543975206">
    <w:abstractNumId w:val="14"/>
    <w:lvlOverride w:ilvl="0">
      <w:startOverride w:val="1"/>
    </w:lvlOverride>
  </w:num>
  <w:num w:numId="16" w16cid:durableId="1770614643">
    <w:abstractNumId w:val="14"/>
    <w:lvlOverride w:ilvl="0">
      <w:startOverride w:val="1"/>
    </w:lvlOverride>
  </w:num>
  <w:num w:numId="17" w16cid:durableId="1296064312">
    <w:abstractNumId w:val="14"/>
    <w:lvlOverride w:ilvl="0">
      <w:startOverride w:val="1"/>
    </w:lvlOverride>
  </w:num>
  <w:num w:numId="18" w16cid:durableId="1612054947">
    <w:abstractNumId w:val="12"/>
  </w:num>
  <w:num w:numId="19" w16cid:durableId="574828161">
    <w:abstractNumId w:val="14"/>
    <w:lvlOverride w:ilvl="0">
      <w:startOverride w:val="1"/>
    </w:lvlOverride>
  </w:num>
  <w:num w:numId="20" w16cid:durableId="823084495">
    <w:abstractNumId w:val="14"/>
    <w:lvlOverride w:ilvl="0">
      <w:startOverride w:val="1"/>
    </w:lvlOverride>
  </w:num>
  <w:num w:numId="21" w16cid:durableId="1044329815">
    <w:abstractNumId w:val="16"/>
  </w:num>
  <w:num w:numId="22" w16cid:durableId="402144186">
    <w:abstractNumId w:val="21"/>
  </w:num>
  <w:num w:numId="23" w16cid:durableId="1779135074">
    <w:abstractNumId w:val="9"/>
  </w:num>
  <w:num w:numId="24" w16cid:durableId="295453415">
    <w:abstractNumId w:val="5"/>
  </w:num>
  <w:num w:numId="25" w16cid:durableId="1523206469">
    <w:abstractNumId w:val="7"/>
  </w:num>
  <w:num w:numId="26" w16cid:durableId="117769239">
    <w:abstractNumId w:val="0"/>
  </w:num>
  <w:num w:numId="27" w16cid:durableId="1829788871">
    <w:abstractNumId w:val="1"/>
  </w:num>
  <w:num w:numId="28" w16cid:durableId="1588349101">
    <w:abstractNumId w:val="18"/>
  </w:num>
</w:numbering>
</file>

<file path=word/people.xml><?xml version="1.0" encoding="utf-8"?>
<w15:people xmlns:mc="http://schemas.openxmlformats.org/markup-compatibility/2006" xmlns:w15="http://schemas.microsoft.com/office/word/2012/wordml" mc:Ignorable="w15">
  <w15:person w15:author="Christopher Dillon">
    <w15:presenceInfo w15:providerId="AD" w15:userId="S::dillon01@byu.edu::c83fd9ef-b09d-4c83-97b8-3fd25009e53a"/>
  </w15:person>
  <w15:person w15:author="Steven Allen">
    <w15:presenceInfo w15:providerId="AD" w15:userId="S::allens2@byu.edu::7af7ae1e-7f5c-47fa-947a-f0ec29189957"/>
  </w15:person>
  <w15:person w15:author="David B Dahl">
    <w15:presenceInfo w15:providerId="AD" w15:userId="S::dbd3@byu.edu::4e4f682a-d184-439b-9e96-38153f61f3b8"/>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80"/>
  <w:attachedTemplate r:id="rId1"/>
  <w:trackRevisions w:val="false"/>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8CC"/>
    <w:rsid w:val="00000C73"/>
    <w:rsid w:val="00001ED4"/>
    <w:rsid w:val="000067A8"/>
    <w:rsid w:val="00010E53"/>
    <w:rsid w:val="000112E0"/>
    <w:rsid w:val="0001374F"/>
    <w:rsid w:val="0001491B"/>
    <w:rsid w:val="000150D0"/>
    <w:rsid w:val="000270DE"/>
    <w:rsid w:val="00027397"/>
    <w:rsid w:val="00027570"/>
    <w:rsid w:val="00032D0D"/>
    <w:rsid w:val="00033E72"/>
    <w:rsid w:val="00040B09"/>
    <w:rsid w:val="00044658"/>
    <w:rsid w:val="00044C52"/>
    <w:rsid w:val="00046793"/>
    <w:rsid w:val="00051B80"/>
    <w:rsid w:val="0005215B"/>
    <w:rsid w:val="000730AC"/>
    <w:rsid w:val="00073DF8"/>
    <w:rsid w:val="00076F00"/>
    <w:rsid w:val="00087DA0"/>
    <w:rsid w:val="00092504"/>
    <w:rsid w:val="000A1D54"/>
    <w:rsid w:val="000A41E3"/>
    <w:rsid w:val="000A4C9B"/>
    <w:rsid w:val="000B18E5"/>
    <w:rsid w:val="000B2825"/>
    <w:rsid w:val="000C22EC"/>
    <w:rsid w:val="000C5E38"/>
    <w:rsid w:val="000D082F"/>
    <w:rsid w:val="000D0C01"/>
    <w:rsid w:val="000F040F"/>
    <w:rsid w:val="000F42C3"/>
    <w:rsid w:val="000F750E"/>
    <w:rsid w:val="000F7847"/>
    <w:rsid w:val="00100AD3"/>
    <w:rsid w:val="00101CF9"/>
    <w:rsid w:val="0010204B"/>
    <w:rsid w:val="00116C04"/>
    <w:rsid w:val="0011733E"/>
    <w:rsid w:val="00121159"/>
    <w:rsid w:val="001213ED"/>
    <w:rsid w:val="0012316F"/>
    <w:rsid w:val="00126538"/>
    <w:rsid w:val="00127CDD"/>
    <w:rsid w:val="00127F84"/>
    <w:rsid w:val="00130C3E"/>
    <w:rsid w:val="00135F5A"/>
    <w:rsid w:val="00140B99"/>
    <w:rsid w:val="001434B3"/>
    <w:rsid w:val="00143DDD"/>
    <w:rsid w:val="00153E02"/>
    <w:rsid w:val="00157064"/>
    <w:rsid w:val="00166182"/>
    <w:rsid w:val="0017387E"/>
    <w:rsid w:val="00177DC3"/>
    <w:rsid w:val="001805F0"/>
    <w:rsid w:val="00182A2C"/>
    <w:rsid w:val="0018677D"/>
    <w:rsid w:val="00187D31"/>
    <w:rsid w:val="001912DF"/>
    <w:rsid w:val="001A0F51"/>
    <w:rsid w:val="001A2450"/>
    <w:rsid w:val="001A27EB"/>
    <w:rsid w:val="001A2C11"/>
    <w:rsid w:val="001A3978"/>
    <w:rsid w:val="001A3C95"/>
    <w:rsid w:val="001A7244"/>
    <w:rsid w:val="001B6291"/>
    <w:rsid w:val="001C0537"/>
    <w:rsid w:val="001C6F5B"/>
    <w:rsid w:val="001D5635"/>
    <w:rsid w:val="001E1CE2"/>
    <w:rsid w:val="001E4D71"/>
    <w:rsid w:val="001E5A7F"/>
    <w:rsid w:val="001F3552"/>
    <w:rsid w:val="001F357D"/>
    <w:rsid w:val="001F4E07"/>
    <w:rsid w:val="002029A4"/>
    <w:rsid w:val="002060CC"/>
    <w:rsid w:val="002155BA"/>
    <w:rsid w:val="002253D0"/>
    <w:rsid w:val="00232626"/>
    <w:rsid w:val="00237E39"/>
    <w:rsid w:val="0024512C"/>
    <w:rsid w:val="002544F3"/>
    <w:rsid w:val="00256994"/>
    <w:rsid w:val="00261913"/>
    <w:rsid w:val="00272025"/>
    <w:rsid w:val="00273801"/>
    <w:rsid w:val="00274954"/>
    <w:rsid w:val="00275C4F"/>
    <w:rsid w:val="00281273"/>
    <w:rsid w:val="002823C0"/>
    <w:rsid w:val="00284778"/>
    <w:rsid w:val="0028542F"/>
    <w:rsid w:val="0028754B"/>
    <w:rsid w:val="00297279"/>
    <w:rsid w:val="00297DFD"/>
    <w:rsid w:val="002A74B5"/>
    <w:rsid w:val="002B25D1"/>
    <w:rsid w:val="002B3DB1"/>
    <w:rsid w:val="002B495D"/>
    <w:rsid w:val="002C1F7B"/>
    <w:rsid w:val="002C3B90"/>
    <w:rsid w:val="002D0D87"/>
    <w:rsid w:val="002D12E9"/>
    <w:rsid w:val="002D6760"/>
    <w:rsid w:val="002E2EE5"/>
    <w:rsid w:val="002E389D"/>
    <w:rsid w:val="002E3D33"/>
    <w:rsid w:val="002E4575"/>
    <w:rsid w:val="002E5B86"/>
    <w:rsid w:val="002E5C1C"/>
    <w:rsid w:val="002F1698"/>
    <w:rsid w:val="002F2AC9"/>
    <w:rsid w:val="002F3EBB"/>
    <w:rsid w:val="002F559C"/>
    <w:rsid w:val="00302A6D"/>
    <w:rsid w:val="0030416D"/>
    <w:rsid w:val="00325174"/>
    <w:rsid w:val="00331DD5"/>
    <w:rsid w:val="00332BB5"/>
    <w:rsid w:val="003411FA"/>
    <w:rsid w:val="003438D6"/>
    <w:rsid w:val="00347296"/>
    <w:rsid w:val="00350CE1"/>
    <w:rsid w:val="00353BAA"/>
    <w:rsid w:val="00355032"/>
    <w:rsid w:val="003655D1"/>
    <w:rsid w:val="00367CB3"/>
    <w:rsid w:val="00374A65"/>
    <w:rsid w:val="00380E33"/>
    <w:rsid w:val="00386DE0"/>
    <w:rsid w:val="0039050B"/>
    <w:rsid w:val="00390696"/>
    <w:rsid w:val="0039268F"/>
    <w:rsid w:val="00393103"/>
    <w:rsid w:val="003A0085"/>
    <w:rsid w:val="003A3525"/>
    <w:rsid w:val="003A5B95"/>
    <w:rsid w:val="003A6F47"/>
    <w:rsid w:val="003A7553"/>
    <w:rsid w:val="003B20A6"/>
    <w:rsid w:val="003B7F12"/>
    <w:rsid w:val="003B7F63"/>
    <w:rsid w:val="003C2487"/>
    <w:rsid w:val="003C4A9F"/>
    <w:rsid w:val="003C5D1D"/>
    <w:rsid w:val="003D15FC"/>
    <w:rsid w:val="003D1C96"/>
    <w:rsid w:val="003D23F2"/>
    <w:rsid w:val="003E29EB"/>
    <w:rsid w:val="003E2EAC"/>
    <w:rsid w:val="003E4773"/>
    <w:rsid w:val="003E71B0"/>
    <w:rsid w:val="003E7D53"/>
    <w:rsid w:val="003F34D5"/>
    <w:rsid w:val="004019DD"/>
    <w:rsid w:val="00402D44"/>
    <w:rsid w:val="00415761"/>
    <w:rsid w:val="0042045F"/>
    <w:rsid w:val="00426C80"/>
    <w:rsid w:val="00435A8E"/>
    <w:rsid w:val="0044031A"/>
    <w:rsid w:val="004537DC"/>
    <w:rsid w:val="00455C77"/>
    <w:rsid w:val="00457376"/>
    <w:rsid w:val="00463999"/>
    <w:rsid w:val="004658DE"/>
    <w:rsid w:val="00466365"/>
    <w:rsid w:val="004667B8"/>
    <w:rsid w:val="0047041D"/>
    <w:rsid w:val="00472F72"/>
    <w:rsid w:val="004736FA"/>
    <w:rsid w:val="004741C7"/>
    <w:rsid w:val="00477ABD"/>
    <w:rsid w:val="00481750"/>
    <w:rsid w:val="0048233A"/>
    <w:rsid w:val="00491E82"/>
    <w:rsid w:val="0049201A"/>
    <w:rsid w:val="00497DFC"/>
    <w:rsid w:val="00497E05"/>
    <w:rsid w:val="004A063A"/>
    <w:rsid w:val="004A4EAA"/>
    <w:rsid w:val="004B1FD7"/>
    <w:rsid w:val="004B40E4"/>
    <w:rsid w:val="004B44AF"/>
    <w:rsid w:val="004B677E"/>
    <w:rsid w:val="004C08BD"/>
    <w:rsid w:val="004C1D72"/>
    <w:rsid w:val="004C2904"/>
    <w:rsid w:val="004E21F7"/>
    <w:rsid w:val="004E2906"/>
    <w:rsid w:val="004F3F88"/>
    <w:rsid w:val="004F66EF"/>
    <w:rsid w:val="00503CAF"/>
    <w:rsid w:val="005052E9"/>
    <w:rsid w:val="00512415"/>
    <w:rsid w:val="00517C8F"/>
    <w:rsid w:val="00521C2D"/>
    <w:rsid w:val="005237F3"/>
    <w:rsid w:val="005300BB"/>
    <w:rsid w:val="0053722B"/>
    <w:rsid w:val="00540D32"/>
    <w:rsid w:val="00543821"/>
    <w:rsid w:val="00555F9A"/>
    <w:rsid w:val="00562D0D"/>
    <w:rsid w:val="00566319"/>
    <w:rsid w:val="00571976"/>
    <w:rsid w:val="0057272A"/>
    <w:rsid w:val="00581CB9"/>
    <w:rsid w:val="005838DA"/>
    <w:rsid w:val="00585650"/>
    <w:rsid w:val="00594156"/>
    <w:rsid w:val="005A15BB"/>
    <w:rsid w:val="005A351D"/>
    <w:rsid w:val="005A7406"/>
    <w:rsid w:val="005C205E"/>
    <w:rsid w:val="005C2BA5"/>
    <w:rsid w:val="005C3EE9"/>
    <w:rsid w:val="005D521E"/>
    <w:rsid w:val="005D5BAF"/>
    <w:rsid w:val="005D67B6"/>
    <w:rsid w:val="005D7FDE"/>
    <w:rsid w:val="005E2685"/>
    <w:rsid w:val="005E71C6"/>
    <w:rsid w:val="005E7473"/>
    <w:rsid w:val="005F0117"/>
    <w:rsid w:val="005F0F06"/>
    <w:rsid w:val="005F289E"/>
    <w:rsid w:val="005F2AFA"/>
    <w:rsid w:val="005F553B"/>
    <w:rsid w:val="005F6E13"/>
    <w:rsid w:val="0060009E"/>
    <w:rsid w:val="0060579C"/>
    <w:rsid w:val="006067D9"/>
    <w:rsid w:val="006172B0"/>
    <w:rsid w:val="00617E4F"/>
    <w:rsid w:val="006202DF"/>
    <w:rsid w:val="006335AE"/>
    <w:rsid w:val="006378F8"/>
    <w:rsid w:val="00637E6E"/>
    <w:rsid w:val="00653953"/>
    <w:rsid w:val="0065524D"/>
    <w:rsid w:val="00661324"/>
    <w:rsid w:val="006613F3"/>
    <w:rsid w:val="00674F23"/>
    <w:rsid w:val="0067568B"/>
    <w:rsid w:val="00680416"/>
    <w:rsid w:val="00680F87"/>
    <w:rsid w:val="00686676"/>
    <w:rsid w:val="006868D0"/>
    <w:rsid w:val="006911C3"/>
    <w:rsid w:val="00692A13"/>
    <w:rsid w:val="00697297"/>
    <w:rsid w:val="006977EC"/>
    <w:rsid w:val="006A6F09"/>
    <w:rsid w:val="006B1497"/>
    <w:rsid w:val="006B646E"/>
    <w:rsid w:val="006B7E86"/>
    <w:rsid w:val="006C2E3D"/>
    <w:rsid w:val="006C3B68"/>
    <w:rsid w:val="006C5EA8"/>
    <w:rsid w:val="006C65B0"/>
    <w:rsid w:val="006D2C4F"/>
    <w:rsid w:val="006D5359"/>
    <w:rsid w:val="006D60A7"/>
    <w:rsid w:val="006D6739"/>
    <w:rsid w:val="006E3362"/>
    <w:rsid w:val="006F359B"/>
    <w:rsid w:val="006F43E0"/>
    <w:rsid w:val="006F4A0E"/>
    <w:rsid w:val="006F6A36"/>
    <w:rsid w:val="00702094"/>
    <w:rsid w:val="00702432"/>
    <w:rsid w:val="00702E6D"/>
    <w:rsid w:val="00703264"/>
    <w:rsid w:val="00705C35"/>
    <w:rsid w:val="00706219"/>
    <w:rsid w:val="00726D68"/>
    <w:rsid w:val="00731A12"/>
    <w:rsid w:val="00732270"/>
    <w:rsid w:val="00734697"/>
    <w:rsid w:val="00737343"/>
    <w:rsid w:val="0073751C"/>
    <w:rsid w:val="0075223A"/>
    <w:rsid w:val="00752F67"/>
    <w:rsid w:val="00754F0B"/>
    <w:rsid w:val="007571CB"/>
    <w:rsid w:val="00760F6D"/>
    <w:rsid w:val="0077471F"/>
    <w:rsid w:val="00780929"/>
    <w:rsid w:val="007819EE"/>
    <w:rsid w:val="0079343B"/>
    <w:rsid w:val="007958FB"/>
    <w:rsid w:val="00795C26"/>
    <w:rsid w:val="00796F12"/>
    <w:rsid w:val="007A326D"/>
    <w:rsid w:val="007B38DF"/>
    <w:rsid w:val="007C1BAC"/>
    <w:rsid w:val="007C4558"/>
    <w:rsid w:val="007D63BA"/>
    <w:rsid w:val="007E2972"/>
    <w:rsid w:val="007F2ABA"/>
    <w:rsid w:val="007F3B2C"/>
    <w:rsid w:val="00802329"/>
    <w:rsid w:val="00802CCC"/>
    <w:rsid w:val="008040F3"/>
    <w:rsid w:val="00806798"/>
    <w:rsid w:val="00811330"/>
    <w:rsid w:val="00811B77"/>
    <w:rsid w:val="008147DA"/>
    <w:rsid w:val="00820881"/>
    <w:rsid w:val="0082204F"/>
    <w:rsid w:val="008235BD"/>
    <w:rsid w:val="0082430E"/>
    <w:rsid w:val="008272EB"/>
    <w:rsid w:val="00833734"/>
    <w:rsid w:val="0084726C"/>
    <w:rsid w:val="00847D2B"/>
    <w:rsid w:val="00850F15"/>
    <w:rsid w:val="00856CAC"/>
    <w:rsid w:val="00857666"/>
    <w:rsid w:val="00862995"/>
    <w:rsid w:val="00866731"/>
    <w:rsid w:val="00871437"/>
    <w:rsid w:val="00872555"/>
    <w:rsid w:val="0087397A"/>
    <w:rsid w:val="00875EFF"/>
    <w:rsid w:val="00876F79"/>
    <w:rsid w:val="00877505"/>
    <w:rsid w:val="00882CEE"/>
    <w:rsid w:val="0088301C"/>
    <w:rsid w:val="008915F7"/>
    <w:rsid w:val="00893CEA"/>
    <w:rsid w:val="0089480E"/>
    <w:rsid w:val="008A04D5"/>
    <w:rsid w:val="008A0853"/>
    <w:rsid w:val="008A0BAA"/>
    <w:rsid w:val="008A1865"/>
    <w:rsid w:val="008A5BA5"/>
    <w:rsid w:val="008A651A"/>
    <w:rsid w:val="008B5DEC"/>
    <w:rsid w:val="008C5980"/>
    <w:rsid w:val="008D1C90"/>
    <w:rsid w:val="008D6CBA"/>
    <w:rsid w:val="008E0001"/>
    <w:rsid w:val="008E1945"/>
    <w:rsid w:val="008F2B25"/>
    <w:rsid w:val="008F50E0"/>
    <w:rsid w:val="008F7E5F"/>
    <w:rsid w:val="00903F44"/>
    <w:rsid w:val="0090727A"/>
    <w:rsid w:val="009110FD"/>
    <w:rsid w:val="009117E2"/>
    <w:rsid w:val="00920917"/>
    <w:rsid w:val="009218AD"/>
    <w:rsid w:val="00924416"/>
    <w:rsid w:val="00924F78"/>
    <w:rsid w:val="00934D7F"/>
    <w:rsid w:val="00943B94"/>
    <w:rsid w:val="00944D2A"/>
    <w:rsid w:val="00951F74"/>
    <w:rsid w:val="00952E57"/>
    <w:rsid w:val="00957C3E"/>
    <w:rsid w:val="00961C75"/>
    <w:rsid w:val="00963E3C"/>
    <w:rsid w:val="00965573"/>
    <w:rsid w:val="009735D2"/>
    <w:rsid w:val="00974B8A"/>
    <w:rsid w:val="00977DF0"/>
    <w:rsid w:val="00983553"/>
    <w:rsid w:val="009862CD"/>
    <w:rsid w:val="00986C2B"/>
    <w:rsid w:val="00987D25"/>
    <w:rsid w:val="00987D45"/>
    <w:rsid w:val="00990ECC"/>
    <w:rsid w:val="00992090"/>
    <w:rsid w:val="009A1B47"/>
    <w:rsid w:val="009A5EE0"/>
    <w:rsid w:val="009A6120"/>
    <w:rsid w:val="009A66F3"/>
    <w:rsid w:val="009A6B1E"/>
    <w:rsid w:val="009B40F6"/>
    <w:rsid w:val="009D2BDD"/>
    <w:rsid w:val="009D2E0C"/>
    <w:rsid w:val="009E18CC"/>
    <w:rsid w:val="009E26E0"/>
    <w:rsid w:val="009E341D"/>
    <w:rsid w:val="009E6423"/>
    <w:rsid w:val="009F24E1"/>
    <w:rsid w:val="009F5C60"/>
    <w:rsid w:val="00A01D36"/>
    <w:rsid w:val="00A21842"/>
    <w:rsid w:val="00A23426"/>
    <w:rsid w:val="00A238CC"/>
    <w:rsid w:val="00A277A9"/>
    <w:rsid w:val="00A27FFB"/>
    <w:rsid w:val="00A304B3"/>
    <w:rsid w:val="00A30CAB"/>
    <w:rsid w:val="00A31931"/>
    <w:rsid w:val="00A31C22"/>
    <w:rsid w:val="00A41B18"/>
    <w:rsid w:val="00A438B7"/>
    <w:rsid w:val="00A4401A"/>
    <w:rsid w:val="00A44468"/>
    <w:rsid w:val="00A54615"/>
    <w:rsid w:val="00A56A88"/>
    <w:rsid w:val="00A62981"/>
    <w:rsid w:val="00A646A1"/>
    <w:rsid w:val="00A66E32"/>
    <w:rsid w:val="00A74556"/>
    <w:rsid w:val="00A74786"/>
    <w:rsid w:val="00A74CC4"/>
    <w:rsid w:val="00A8021C"/>
    <w:rsid w:val="00A81FA6"/>
    <w:rsid w:val="00A86AA2"/>
    <w:rsid w:val="00A939D4"/>
    <w:rsid w:val="00A94FD2"/>
    <w:rsid w:val="00AA0880"/>
    <w:rsid w:val="00AA39C9"/>
    <w:rsid w:val="00AB02B6"/>
    <w:rsid w:val="00AB0425"/>
    <w:rsid w:val="00AB3DD7"/>
    <w:rsid w:val="00AB7323"/>
    <w:rsid w:val="00AB7CD7"/>
    <w:rsid w:val="00AC02CE"/>
    <w:rsid w:val="00AC17E3"/>
    <w:rsid w:val="00AC1ADB"/>
    <w:rsid w:val="00AC33D9"/>
    <w:rsid w:val="00AC3D1A"/>
    <w:rsid w:val="00AC459C"/>
    <w:rsid w:val="00AC5EBA"/>
    <w:rsid w:val="00AD0022"/>
    <w:rsid w:val="00AD3FFC"/>
    <w:rsid w:val="00AE4C6F"/>
    <w:rsid w:val="00AE5629"/>
    <w:rsid w:val="00AE5DEE"/>
    <w:rsid w:val="00AE6BB3"/>
    <w:rsid w:val="00AE702C"/>
    <w:rsid w:val="00AF2051"/>
    <w:rsid w:val="00AF35BE"/>
    <w:rsid w:val="00B038AE"/>
    <w:rsid w:val="00B046F2"/>
    <w:rsid w:val="00B06775"/>
    <w:rsid w:val="00B11B8B"/>
    <w:rsid w:val="00B134CF"/>
    <w:rsid w:val="00B20292"/>
    <w:rsid w:val="00B37518"/>
    <w:rsid w:val="00B42D6F"/>
    <w:rsid w:val="00B43EAB"/>
    <w:rsid w:val="00B451B8"/>
    <w:rsid w:val="00B46830"/>
    <w:rsid w:val="00B50692"/>
    <w:rsid w:val="00B50E5B"/>
    <w:rsid w:val="00B52BD5"/>
    <w:rsid w:val="00B533A2"/>
    <w:rsid w:val="00B534B4"/>
    <w:rsid w:val="00B54166"/>
    <w:rsid w:val="00B5542F"/>
    <w:rsid w:val="00B62010"/>
    <w:rsid w:val="00B66F42"/>
    <w:rsid w:val="00B71413"/>
    <w:rsid w:val="00B75419"/>
    <w:rsid w:val="00B75B93"/>
    <w:rsid w:val="00B76471"/>
    <w:rsid w:val="00B87BE8"/>
    <w:rsid w:val="00B92A3E"/>
    <w:rsid w:val="00B94149"/>
    <w:rsid w:val="00BA41B3"/>
    <w:rsid w:val="00BA4E0E"/>
    <w:rsid w:val="00BB325A"/>
    <w:rsid w:val="00BB7C58"/>
    <w:rsid w:val="00BC0254"/>
    <w:rsid w:val="00BC1522"/>
    <w:rsid w:val="00BC2EB6"/>
    <w:rsid w:val="00BC3632"/>
    <w:rsid w:val="00BD1C98"/>
    <w:rsid w:val="00BD49C9"/>
    <w:rsid w:val="00BD7191"/>
    <w:rsid w:val="00BD74E2"/>
    <w:rsid w:val="00BE0DC4"/>
    <w:rsid w:val="00BE53E0"/>
    <w:rsid w:val="00BE5756"/>
    <w:rsid w:val="00C06EC7"/>
    <w:rsid w:val="00C07042"/>
    <w:rsid w:val="00C133DE"/>
    <w:rsid w:val="00C16825"/>
    <w:rsid w:val="00C20D50"/>
    <w:rsid w:val="00C33A5C"/>
    <w:rsid w:val="00C50101"/>
    <w:rsid w:val="00C60909"/>
    <w:rsid w:val="00C6284F"/>
    <w:rsid w:val="00C62951"/>
    <w:rsid w:val="00C65E83"/>
    <w:rsid w:val="00C71B8A"/>
    <w:rsid w:val="00C80720"/>
    <w:rsid w:val="00C901AB"/>
    <w:rsid w:val="00C902E7"/>
    <w:rsid w:val="00C97B1E"/>
    <w:rsid w:val="00CA49C9"/>
    <w:rsid w:val="00CA4A78"/>
    <w:rsid w:val="00CB4B72"/>
    <w:rsid w:val="00CB7BB9"/>
    <w:rsid w:val="00CC0027"/>
    <w:rsid w:val="00CC638F"/>
    <w:rsid w:val="00CD0B00"/>
    <w:rsid w:val="00CD3464"/>
    <w:rsid w:val="00CD487A"/>
    <w:rsid w:val="00CD4EDB"/>
    <w:rsid w:val="00CE1A87"/>
    <w:rsid w:val="00CE67DE"/>
    <w:rsid w:val="00CF120D"/>
    <w:rsid w:val="00CF2E8C"/>
    <w:rsid w:val="00CF6009"/>
    <w:rsid w:val="00CF7788"/>
    <w:rsid w:val="00D03F40"/>
    <w:rsid w:val="00D045D2"/>
    <w:rsid w:val="00D05445"/>
    <w:rsid w:val="00D063EB"/>
    <w:rsid w:val="00D150B6"/>
    <w:rsid w:val="00D1580E"/>
    <w:rsid w:val="00D21960"/>
    <w:rsid w:val="00D225DA"/>
    <w:rsid w:val="00D23C66"/>
    <w:rsid w:val="00D30A8C"/>
    <w:rsid w:val="00D32C35"/>
    <w:rsid w:val="00D3414A"/>
    <w:rsid w:val="00D36D41"/>
    <w:rsid w:val="00D47F7C"/>
    <w:rsid w:val="00D65613"/>
    <w:rsid w:val="00D72BA6"/>
    <w:rsid w:val="00D73C52"/>
    <w:rsid w:val="00D76C63"/>
    <w:rsid w:val="00D8197C"/>
    <w:rsid w:val="00D90EA5"/>
    <w:rsid w:val="00D915FB"/>
    <w:rsid w:val="00D9265E"/>
    <w:rsid w:val="00D950CC"/>
    <w:rsid w:val="00D96B00"/>
    <w:rsid w:val="00DA1373"/>
    <w:rsid w:val="00DA1CFA"/>
    <w:rsid w:val="00DA59FC"/>
    <w:rsid w:val="00DA7B77"/>
    <w:rsid w:val="00DB3182"/>
    <w:rsid w:val="00DC0EF1"/>
    <w:rsid w:val="00DC42B8"/>
    <w:rsid w:val="00DC5284"/>
    <w:rsid w:val="00DC5EFD"/>
    <w:rsid w:val="00DC6A10"/>
    <w:rsid w:val="00DD12E0"/>
    <w:rsid w:val="00E00149"/>
    <w:rsid w:val="00E01143"/>
    <w:rsid w:val="00E12453"/>
    <w:rsid w:val="00E20410"/>
    <w:rsid w:val="00E25ED3"/>
    <w:rsid w:val="00E40C05"/>
    <w:rsid w:val="00E43A6E"/>
    <w:rsid w:val="00E45301"/>
    <w:rsid w:val="00E51B38"/>
    <w:rsid w:val="00E5435F"/>
    <w:rsid w:val="00E56668"/>
    <w:rsid w:val="00E6255E"/>
    <w:rsid w:val="00E64F97"/>
    <w:rsid w:val="00E67B9B"/>
    <w:rsid w:val="00E73A77"/>
    <w:rsid w:val="00E74150"/>
    <w:rsid w:val="00E75885"/>
    <w:rsid w:val="00E76105"/>
    <w:rsid w:val="00E77042"/>
    <w:rsid w:val="00E81202"/>
    <w:rsid w:val="00E820A3"/>
    <w:rsid w:val="00E83687"/>
    <w:rsid w:val="00E84676"/>
    <w:rsid w:val="00E91C07"/>
    <w:rsid w:val="00EA1E87"/>
    <w:rsid w:val="00EA1F9C"/>
    <w:rsid w:val="00EA511A"/>
    <w:rsid w:val="00EA7690"/>
    <w:rsid w:val="00EB1166"/>
    <w:rsid w:val="00EB564C"/>
    <w:rsid w:val="00EB7888"/>
    <w:rsid w:val="00EB7CE4"/>
    <w:rsid w:val="00EC6348"/>
    <w:rsid w:val="00EC6453"/>
    <w:rsid w:val="00ED28B2"/>
    <w:rsid w:val="00ED7F73"/>
    <w:rsid w:val="00EE0379"/>
    <w:rsid w:val="00EE217D"/>
    <w:rsid w:val="00EE3878"/>
    <w:rsid w:val="00EE3C1E"/>
    <w:rsid w:val="00EE5829"/>
    <w:rsid w:val="00EE75C7"/>
    <w:rsid w:val="00EF3AEC"/>
    <w:rsid w:val="00EF3F49"/>
    <w:rsid w:val="00EF5654"/>
    <w:rsid w:val="00F0212D"/>
    <w:rsid w:val="00F0273A"/>
    <w:rsid w:val="00F0689E"/>
    <w:rsid w:val="00F07E32"/>
    <w:rsid w:val="00F1039A"/>
    <w:rsid w:val="00F135EC"/>
    <w:rsid w:val="00F146D6"/>
    <w:rsid w:val="00F168C2"/>
    <w:rsid w:val="00F21670"/>
    <w:rsid w:val="00F236E8"/>
    <w:rsid w:val="00F27D39"/>
    <w:rsid w:val="00F360C5"/>
    <w:rsid w:val="00F36D4A"/>
    <w:rsid w:val="00F41693"/>
    <w:rsid w:val="00F4320A"/>
    <w:rsid w:val="00F475DA"/>
    <w:rsid w:val="00F57353"/>
    <w:rsid w:val="00F6675B"/>
    <w:rsid w:val="00F70128"/>
    <w:rsid w:val="00F766AF"/>
    <w:rsid w:val="00F77BBE"/>
    <w:rsid w:val="00F77F18"/>
    <w:rsid w:val="00F81CB9"/>
    <w:rsid w:val="00F86358"/>
    <w:rsid w:val="00F90EBF"/>
    <w:rsid w:val="00F91864"/>
    <w:rsid w:val="00F92B8C"/>
    <w:rsid w:val="00FA1220"/>
    <w:rsid w:val="00FA131C"/>
    <w:rsid w:val="00FB618F"/>
    <w:rsid w:val="00FB7DBB"/>
    <w:rsid w:val="00FC3A74"/>
    <w:rsid w:val="00FC44E7"/>
    <w:rsid w:val="00FC6EED"/>
    <w:rsid w:val="00FE05B5"/>
    <w:rsid w:val="00FE1B40"/>
    <w:rsid w:val="00FE3E23"/>
    <w:rsid w:val="00FF23F7"/>
    <w:rsid w:val="00FF3BED"/>
    <w:rsid w:val="00FF7FC5"/>
    <w:rsid w:val="01B89943"/>
    <w:rsid w:val="01B9DE52"/>
    <w:rsid w:val="034ECC43"/>
    <w:rsid w:val="0384F0D3"/>
    <w:rsid w:val="03B553E1"/>
    <w:rsid w:val="03F65ABA"/>
    <w:rsid w:val="04E768C0"/>
    <w:rsid w:val="068AA459"/>
    <w:rsid w:val="077F225C"/>
    <w:rsid w:val="081EF6D5"/>
    <w:rsid w:val="09E0361E"/>
    <w:rsid w:val="0A3BAF24"/>
    <w:rsid w:val="0B71DCD8"/>
    <w:rsid w:val="0B80EAE7"/>
    <w:rsid w:val="0BDC9930"/>
    <w:rsid w:val="0DC6F2CA"/>
    <w:rsid w:val="103A8EF0"/>
    <w:rsid w:val="11969DFB"/>
    <w:rsid w:val="126DDF19"/>
    <w:rsid w:val="13507C4D"/>
    <w:rsid w:val="13B58A24"/>
    <w:rsid w:val="13B7B1E6"/>
    <w:rsid w:val="1425ABA2"/>
    <w:rsid w:val="1464F405"/>
    <w:rsid w:val="14EE5936"/>
    <w:rsid w:val="15444BC0"/>
    <w:rsid w:val="16057569"/>
    <w:rsid w:val="16E8CF58"/>
    <w:rsid w:val="181CC07A"/>
    <w:rsid w:val="189162A4"/>
    <w:rsid w:val="18C78482"/>
    <w:rsid w:val="19DE31F6"/>
    <w:rsid w:val="1A2984EF"/>
    <w:rsid w:val="1A4DEC49"/>
    <w:rsid w:val="1D43440D"/>
    <w:rsid w:val="1E2A6188"/>
    <w:rsid w:val="1E836E72"/>
    <w:rsid w:val="1EF0040D"/>
    <w:rsid w:val="202635B5"/>
    <w:rsid w:val="204880FC"/>
    <w:rsid w:val="2070D2E8"/>
    <w:rsid w:val="20896719"/>
    <w:rsid w:val="249F21B1"/>
    <w:rsid w:val="27CB5056"/>
    <w:rsid w:val="27E5A3FB"/>
    <w:rsid w:val="29060EF1"/>
    <w:rsid w:val="2A29B49B"/>
    <w:rsid w:val="2B99294F"/>
    <w:rsid w:val="2C3FE2FE"/>
    <w:rsid w:val="2D5A4711"/>
    <w:rsid w:val="2E559227"/>
    <w:rsid w:val="2EDD3D69"/>
    <w:rsid w:val="30B0FCB9"/>
    <w:rsid w:val="33C8FD3C"/>
    <w:rsid w:val="370C00E1"/>
    <w:rsid w:val="382C7CE4"/>
    <w:rsid w:val="396CDAE3"/>
    <w:rsid w:val="3A96B320"/>
    <w:rsid w:val="3B2EC8DA"/>
    <w:rsid w:val="3B9EF15A"/>
    <w:rsid w:val="3CD8E968"/>
    <w:rsid w:val="3D13E5A4"/>
    <w:rsid w:val="3D202309"/>
    <w:rsid w:val="3D346767"/>
    <w:rsid w:val="3DB5D819"/>
    <w:rsid w:val="3E45A375"/>
    <w:rsid w:val="3F73ED68"/>
    <w:rsid w:val="418F5BE3"/>
    <w:rsid w:val="437A3807"/>
    <w:rsid w:val="43F53D93"/>
    <w:rsid w:val="44190753"/>
    <w:rsid w:val="44C15541"/>
    <w:rsid w:val="44E2E4FB"/>
    <w:rsid w:val="45536C00"/>
    <w:rsid w:val="45E68ED7"/>
    <w:rsid w:val="4661EAFF"/>
    <w:rsid w:val="47FFAE84"/>
    <w:rsid w:val="4859D44F"/>
    <w:rsid w:val="4966E7F5"/>
    <w:rsid w:val="4994C664"/>
    <w:rsid w:val="500407E8"/>
    <w:rsid w:val="520BA2C6"/>
    <w:rsid w:val="52D9CD95"/>
    <w:rsid w:val="52F1E2BD"/>
    <w:rsid w:val="537C127E"/>
    <w:rsid w:val="53AB408A"/>
    <w:rsid w:val="53AD75DD"/>
    <w:rsid w:val="55ECCBB8"/>
    <w:rsid w:val="572D4975"/>
    <w:rsid w:val="57444E67"/>
    <w:rsid w:val="574A6F73"/>
    <w:rsid w:val="5872392A"/>
    <w:rsid w:val="5A2D61EB"/>
    <w:rsid w:val="5B92E9EB"/>
    <w:rsid w:val="5C454994"/>
    <w:rsid w:val="5DD2B899"/>
    <w:rsid w:val="6136F197"/>
    <w:rsid w:val="632EAE77"/>
    <w:rsid w:val="65EB7FCB"/>
    <w:rsid w:val="676407CC"/>
    <w:rsid w:val="676BC3C0"/>
    <w:rsid w:val="6971A560"/>
    <w:rsid w:val="69DACEB4"/>
    <w:rsid w:val="69ED93E7"/>
    <w:rsid w:val="6A165348"/>
    <w:rsid w:val="6A5B55E0"/>
    <w:rsid w:val="6D902295"/>
    <w:rsid w:val="6EEC9DC8"/>
    <w:rsid w:val="6F3316FF"/>
    <w:rsid w:val="6F94036A"/>
    <w:rsid w:val="70C6DECE"/>
    <w:rsid w:val="70CFA036"/>
    <w:rsid w:val="71035AD5"/>
    <w:rsid w:val="73E2BBFB"/>
    <w:rsid w:val="73F2802C"/>
    <w:rsid w:val="7455A476"/>
    <w:rsid w:val="75E648BB"/>
    <w:rsid w:val="75E73B82"/>
    <w:rsid w:val="760119DF"/>
    <w:rsid w:val="76AAC634"/>
    <w:rsid w:val="771F3B02"/>
    <w:rsid w:val="774CE710"/>
    <w:rsid w:val="77E80752"/>
    <w:rsid w:val="7854C62C"/>
    <w:rsid w:val="78752DB0"/>
    <w:rsid w:val="78E4380C"/>
    <w:rsid w:val="79169B1C"/>
    <w:rsid w:val="7C151722"/>
    <w:rsid w:val="7C33044F"/>
    <w:rsid w:val="7CA377FE"/>
    <w:rsid w:val="7CE92564"/>
    <w:rsid w:val="7CF5627E"/>
    <w:rsid w:val="7E77EF74"/>
    <w:rsid w:val="7F2E4C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78D0BF"/>
  <w15:docId w15:val="{D80BA025-CECA-4BC3-9C3A-6C778E032CE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next w:val="Normal"/>
    <w:link w:val="Heading2Char"/>
    <w:uiPriority w:val="9"/>
    <w:unhideWhenUsed/>
    <w:qFormat/>
    <w:rsid w:val="006F43E0"/>
    <w:pPr>
      <w:keepNext/>
      <w:keepLines/>
      <w:spacing w:before="40" w:after="0"/>
      <w:outlineLvl w:val="1"/>
    </w:pPr>
    <w:rPr>
      <w:rFonts w:asciiTheme="majorHAnsi" w:hAnsiTheme="majorHAnsi" w:eastAsiaTheme="majorEastAsia" w:cstheme="majorBidi"/>
      <w:color w:val="2E74B5"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EndnoteText">
    <w:name w:val="endnote text"/>
    <w:basedOn w:val="Normal"/>
    <w:link w:val="EndnoteTextChar"/>
    <w:uiPriority w:val="99"/>
    <w:unhideWhenUsed/>
    <w:rsid w:val="00331DD5"/>
    <w:pPr>
      <w:spacing w:after="0" w:line="240" w:lineRule="auto"/>
    </w:pPr>
    <w:rPr>
      <w:sz w:val="24"/>
      <w:szCs w:val="24"/>
    </w:rPr>
  </w:style>
  <w:style w:type="character" w:styleId="EndnoteTextChar" w:customStyle="1">
    <w:name w:val="Endnote Text Char"/>
    <w:basedOn w:val="DefaultParagraphFont"/>
    <w:link w:val="EndnoteText"/>
    <w:uiPriority w:val="99"/>
    <w:rsid w:val="00331DD5"/>
    <w:rPr>
      <w:sz w:val="24"/>
      <w:szCs w:val="24"/>
    </w:rPr>
  </w:style>
  <w:style w:type="character" w:styleId="EndnoteReference">
    <w:name w:val="endnote reference"/>
    <w:basedOn w:val="DefaultParagraphFont"/>
    <w:uiPriority w:val="99"/>
    <w:unhideWhenUsed/>
    <w:rsid w:val="00331DD5"/>
    <w:rPr>
      <w:vertAlign w:val="superscript"/>
    </w:rPr>
  </w:style>
  <w:style w:type="paragraph" w:styleId="Default" w:customStyle="1">
    <w:name w:val="Default"/>
    <w:rsid w:val="00497DFC"/>
    <w:pPr>
      <w:widowControl w:val="0"/>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6335AE"/>
    <w:pPr>
      <w:ind w:left="720"/>
      <w:contextualSpacing/>
    </w:pPr>
  </w:style>
  <w:style w:type="paragraph" w:styleId="BalloonText">
    <w:name w:val="Balloon Text"/>
    <w:basedOn w:val="Normal"/>
    <w:link w:val="BalloonTextChar"/>
    <w:uiPriority w:val="99"/>
    <w:semiHidden/>
    <w:unhideWhenUsed/>
    <w:rsid w:val="00566319"/>
    <w:pPr>
      <w:spacing w:after="0" w:line="240" w:lineRule="auto"/>
    </w:pPr>
    <w:rPr>
      <w:rFonts w:ascii="Lucida Grande" w:hAnsi="Lucida Grande" w:cs="Lucida Grande"/>
      <w:sz w:val="18"/>
      <w:szCs w:val="18"/>
    </w:rPr>
  </w:style>
  <w:style w:type="character" w:styleId="BalloonTextChar" w:customStyle="1">
    <w:name w:val="Balloon Text Char"/>
    <w:basedOn w:val="DefaultParagraphFont"/>
    <w:link w:val="BalloonText"/>
    <w:uiPriority w:val="99"/>
    <w:semiHidden/>
    <w:rsid w:val="00566319"/>
    <w:rPr>
      <w:rFonts w:ascii="Lucida Grande" w:hAnsi="Lucida Grande" w:cs="Lucida Grande"/>
      <w:sz w:val="18"/>
      <w:szCs w:val="18"/>
    </w:rPr>
  </w:style>
  <w:style w:type="paragraph" w:styleId="Caption">
    <w:name w:val="caption"/>
    <w:basedOn w:val="Normal"/>
    <w:next w:val="Normal"/>
    <w:link w:val="CaptionChar"/>
    <w:uiPriority w:val="99"/>
    <w:unhideWhenUsed/>
    <w:qFormat/>
    <w:rsid w:val="00E20410"/>
    <w:pPr>
      <w:spacing w:after="200" w:line="240" w:lineRule="auto"/>
    </w:pPr>
    <w:rPr>
      <w:b/>
      <w:bCs/>
      <w:color w:val="5B9BD5" w:themeColor="accent1"/>
      <w:sz w:val="18"/>
      <w:szCs w:val="18"/>
    </w:rPr>
  </w:style>
  <w:style w:type="table" w:styleId="TableGrid">
    <w:name w:val="Table Grid"/>
    <w:basedOn w:val="TableNormal"/>
    <w:uiPriority w:val="39"/>
    <w:rsid w:val="009A5EE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uiPriority w:val="99"/>
    <w:rsid w:val="00752F67"/>
    <w:rPr>
      <w:rFonts w:cs="Arial"/>
      <w:color w:val="000000"/>
    </w:rPr>
  </w:style>
  <w:style w:type="table" w:styleId="ColorfulGrid-Accent51" w:customStyle="1">
    <w:name w:val="Colorful Grid - Accent 51"/>
    <w:basedOn w:val="TableNormal"/>
    <w:next w:val="ColorfulGrid-Accent5"/>
    <w:uiPriority w:val="73"/>
    <w:rsid w:val="002C1F7B"/>
    <w:pPr>
      <w:spacing w:after="0" w:line="240" w:lineRule="auto"/>
    </w:pPr>
    <w:rPr>
      <w:color w:val="000000"/>
    </w:rPr>
    <w:tblPr>
      <w:tblStyleRowBandSize w:val="1"/>
      <w:tblStyleColBandSize w:val="1"/>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5">
    <w:name w:val="Colorful Grid Accent 5"/>
    <w:basedOn w:val="TableNormal"/>
    <w:uiPriority w:val="73"/>
    <w:rsid w:val="002C1F7B"/>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paragraph" w:styleId="NormalWeb">
    <w:name w:val="Normal (Web)"/>
    <w:basedOn w:val="Normal"/>
    <w:uiPriority w:val="99"/>
    <w:unhideWhenUsed/>
    <w:rsid w:val="00806798"/>
    <w:pPr>
      <w:spacing w:after="0" w:line="276" w:lineRule="auto"/>
    </w:pPr>
    <w:rPr>
      <w:rFonts w:ascii="Times New Roman" w:hAnsi="Times New Roman" w:cs="Times New Roman"/>
      <w:sz w:val="24"/>
      <w:szCs w:val="24"/>
    </w:rPr>
  </w:style>
  <w:style w:type="character" w:styleId="CaptionChar" w:customStyle="1">
    <w:name w:val="Caption Char"/>
    <w:link w:val="Caption"/>
    <w:uiPriority w:val="99"/>
    <w:rsid w:val="0017387E"/>
    <w:rPr>
      <w:b/>
      <w:bCs/>
      <w:color w:val="5B9BD5" w:themeColor="accent1"/>
      <w:sz w:val="18"/>
      <w:szCs w:val="18"/>
    </w:rPr>
  </w:style>
  <w:style w:type="paragraph" w:styleId="Footer">
    <w:name w:val="footer"/>
    <w:basedOn w:val="Normal"/>
    <w:link w:val="FooterChar"/>
    <w:uiPriority w:val="99"/>
    <w:unhideWhenUsed/>
    <w:rsid w:val="00BC1522"/>
    <w:pPr>
      <w:tabs>
        <w:tab w:val="center" w:pos="4320"/>
        <w:tab w:val="right" w:pos="8640"/>
      </w:tabs>
      <w:spacing w:after="0" w:line="240" w:lineRule="auto"/>
    </w:pPr>
  </w:style>
  <w:style w:type="character" w:styleId="FooterChar" w:customStyle="1">
    <w:name w:val="Footer Char"/>
    <w:basedOn w:val="DefaultParagraphFont"/>
    <w:link w:val="Footer"/>
    <w:uiPriority w:val="99"/>
    <w:rsid w:val="00BC1522"/>
  </w:style>
  <w:style w:type="character" w:styleId="PageNumber">
    <w:name w:val="page number"/>
    <w:basedOn w:val="DefaultParagraphFont"/>
    <w:uiPriority w:val="99"/>
    <w:semiHidden/>
    <w:unhideWhenUsed/>
    <w:rsid w:val="00BC1522"/>
  </w:style>
  <w:style w:type="paragraph" w:styleId="A-Head1" w:customStyle="1">
    <w:name w:val="A-Head1"/>
    <w:basedOn w:val="Normal"/>
    <w:next w:val="Body"/>
    <w:qFormat/>
    <w:rsid w:val="0011733E"/>
    <w:pPr>
      <w:keepNext/>
      <w:spacing w:before="360" w:after="120" w:line="276" w:lineRule="auto"/>
      <w:jc w:val="both"/>
    </w:pPr>
    <w:rPr>
      <w:rFonts w:ascii="Arial Bold" w:hAnsi="Arial Bold"/>
      <w:b/>
      <w:caps/>
    </w:rPr>
  </w:style>
  <w:style w:type="paragraph" w:styleId="A-Body" w:customStyle="1">
    <w:name w:val="A-Body"/>
    <w:basedOn w:val="Normal"/>
    <w:qFormat/>
    <w:rsid w:val="007C1BAC"/>
    <w:pPr>
      <w:spacing w:after="0" w:line="240" w:lineRule="auto"/>
      <w:ind w:firstLine="288"/>
      <w:jc w:val="both"/>
    </w:pPr>
    <w:rPr>
      <w:rFonts w:ascii="Arial" w:hAnsi="Arial"/>
      <w:sz w:val="20"/>
    </w:rPr>
  </w:style>
  <w:style w:type="paragraph" w:styleId="A-Head2" w:customStyle="1">
    <w:name w:val="A-Head2"/>
    <w:basedOn w:val="Normal"/>
    <w:next w:val="A-Body"/>
    <w:qFormat/>
    <w:rsid w:val="007C1BAC"/>
    <w:pPr>
      <w:keepNext/>
      <w:spacing w:before="120" w:after="0" w:line="276" w:lineRule="auto"/>
      <w:jc w:val="both"/>
    </w:pPr>
    <w:rPr>
      <w:rFonts w:ascii="Arial" w:hAnsi="Arial"/>
      <w:b/>
      <w:sz w:val="20"/>
    </w:rPr>
  </w:style>
  <w:style w:type="character" w:styleId="CommentReference">
    <w:name w:val="annotation reference"/>
    <w:basedOn w:val="DefaultParagraphFont"/>
    <w:uiPriority w:val="99"/>
    <w:semiHidden/>
    <w:unhideWhenUsed/>
    <w:rsid w:val="00E00149"/>
    <w:rPr>
      <w:sz w:val="16"/>
      <w:szCs w:val="16"/>
    </w:rPr>
  </w:style>
  <w:style w:type="paragraph" w:styleId="CommentText">
    <w:name w:val="annotation text"/>
    <w:basedOn w:val="Normal"/>
    <w:link w:val="CommentTextChar"/>
    <w:uiPriority w:val="99"/>
    <w:semiHidden/>
    <w:unhideWhenUsed/>
    <w:rsid w:val="00E00149"/>
    <w:pPr>
      <w:spacing w:line="240" w:lineRule="auto"/>
    </w:pPr>
    <w:rPr>
      <w:sz w:val="20"/>
      <w:szCs w:val="20"/>
    </w:rPr>
  </w:style>
  <w:style w:type="character" w:styleId="CommentTextChar" w:customStyle="1">
    <w:name w:val="Comment Text Char"/>
    <w:basedOn w:val="DefaultParagraphFont"/>
    <w:link w:val="CommentText"/>
    <w:uiPriority w:val="99"/>
    <w:semiHidden/>
    <w:rsid w:val="00E00149"/>
    <w:rPr>
      <w:sz w:val="20"/>
      <w:szCs w:val="20"/>
    </w:rPr>
  </w:style>
  <w:style w:type="paragraph" w:styleId="CommentSubject">
    <w:name w:val="annotation subject"/>
    <w:basedOn w:val="CommentText"/>
    <w:next w:val="CommentText"/>
    <w:link w:val="CommentSubjectChar"/>
    <w:uiPriority w:val="99"/>
    <w:semiHidden/>
    <w:unhideWhenUsed/>
    <w:rsid w:val="00E00149"/>
    <w:rPr>
      <w:b/>
      <w:bCs/>
    </w:rPr>
  </w:style>
  <w:style w:type="character" w:styleId="CommentSubjectChar" w:customStyle="1">
    <w:name w:val="Comment Subject Char"/>
    <w:basedOn w:val="CommentTextChar"/>
    <w:link w:val="CommentSubject"/>
    <w:uiPriority w:val="99"/>
    <w:semiHidden/>
    <w:rsid w:val="00E00149"/>
    <w:rPr>
      <w:b/>
      <w:bCs/>
      <w:sz w:val="20"/>
      <w:szCs w:val="20"/>
    </w:rPr>
  </w:style>
  <w:style w:type="paragraph" w:styleId="Body" w:customStyle="1">
    <w:name w:val="Body"/>
    <w:basedOn w:val="Normal"/>
    <w:link w:val="BodyChar"/>
    <w:rsid w:val="004E2906"/>
    <w:pPr>
      <w:spacing w:after="0" w:line="240" w:lineRule="auto"/>
      <w:ind w:firstLine="288"/>
      <w:jc w:val="both"/>
    </w:pPr>
    <w:rPr>
      <w:rFonts w:ascii="Arial" w:hAnsi="Arial" w:eastAsia="Times New Roman" w:cs="Times New Roman"/>
      <w:sz w:val="20"/>
      <w:szCs w:val="24"/>
    </w:rPr>
  </w:style>
  <w:style w:type="character" w:styleId="BodyChar" w:customStyle="1">
    <w:name w:val="Body Char"/>
    <w:basedOn w:val="DefaultParagraphFont"/>
    <w:link w:val="Body"/>
    <w:rsid w:val="004E2906"/>
    <w:rPr>
      <w:rFonts w:ascii="Arial" w:hAnsi="Arial" w:eastAsia="Times New Roman" w:cs="Times New Roman"/>
      <w:sz w:val="20"/>
      <w:szCs w:val="24"/>
    </w:rPr>
  </w:style>
  <w:style w:type="paragraph" w:styleId="ref" w:customStyle="1">
    <w:name w:val="ref"/>
    <w:basedOn w:val="ListParagraph"/>
    <w:qFormat/>
    <w:rsid w:val="004E2906"/>
    <w:pPr>
      <w:spacing w:after="120" w:line="240" w:lineRule="auto"/>
      <w:ind w:left="0"/>
      <w:contextualSpacing w:val="0"/>
      <w:jc w:val="both"/>
    </w:pPr>
    <w:rPr>
      <w:rFonts w:ascii="Arial" w:hAnsi="Arial" w:cs="Times New Roman" w:eastAsiaTheme="minorEastAsia"/>
      <w:sz w:val="20"/>
      <w:szCs w:val="24"/>
    </w:rPr>
  </w:style>
  <w:style w:type="paragraph" w:styleId="Head2" w:customStyle="1">
    <w:name w:val="Head2"/>
    <w:basedOn w:val="Normal"/>
    <w:next w:val="Body"/>
    <w:link w:val="Head2Char"/>
    <w:rsid w:val="004E2906"/>
    <w:pPr>
      <w:keepNext/>
      <w:tabs>
        <w:tab w:val="right" w:pos="9360"/>
      </w:tabs>
      <w:spacing w:before="240" w:after="0" w:line="240" w:lineRule="auto"/>
    </w:pPr>
    <w:rPr>
      <w:rFonts w:ascii="Arial" w:hAnsi="Arial" w:eastAsia="Times New Roman" w:cs="Times New Roman"/>
      <w:b/>
      <w:sz w:val="20"/>
      <w:szCs w:val="24"/>
    </w:rPr>
  </w:style>
  <w:style w:type="character" w:styleId="Head2Char" w:customStyle="1">
    <w:name w:val="Head2 Char"/>
    <w:basedOn w:val="DefaultParagraphFont"/>
    <w:link w:val="Head2"/>
    <w:rsid w:val="004E2906"/>
    <w:rPr>
      <w:rFonts w:ascii="Arial" w:hAnsi="Arial" w:eastAsia="Times New Roman" w:cs="Times New Roman"/>
      <w:b/>
      <w:sz w:val="20"/>
      <w:szCs w:val="24"/>
    </w:rPr>
  </w:style>
  <w:style w:type="paragraph" w:styleId="Header">
    <w:name w:val="header"/>
    <w:basedOn w:val="Normal"/>
    <w:link w:val="HeaderChar"/>
    <w:uiPriority w:val="99"/>
    <w:unhideWhenUsed/>
    <w:rsid w:val="002253D0"/>
    <w:pPr>
      <w:tabs>
        <w:tab w:val="center" w:pos="4680"/>
        <w:tab w:val="right" w:pos="9360"/>
      </w:tabs>
      <w:spacing w:after="0" w:line="240" w:lineRule="auto"/>
    </w:pPr>
  </w:style>
  <w:style w:type="character" w:styleId="HeaderChar" w:customStyle="1">
    <w:name w:val="Header Char"/>
    <w:basedOn w:val="DefaultParagraphFont"/>
    <w:link w:val="Header"/>
    <w:uiPriority w:val="99"/>
    <w:rsid w:val="002253D0"/>
  </w:style>
  <w:style w:type="character" w:styleId="Heading2Char" w:customStyle="1">
    <w:name w:val="Heading 2 Char"/>
    <w:basedOn w:val="DefaultParagraphFont"/>
    <w:link w:val="Heading2"/>
    <w:uiPriority w:val="9"/>
    <w:rsid w:val="006F43E0"/>
    <w:rPr>
      <w:rFonts w:asciiTheme="majorHAnsi" w:hAnsiTheme="majorHAnsi" w:eastAsiaTheme="majorEastAsia" w:cstheme="majorBidi"/>
      <w:color w:val="2E74B5" w:themeColor="accent1" w:themeShade="BF"/>
      <w:sz w:val="26"/>
      <w:szCs w:val="26"/>
    </w:rPr>
  </w:style>
  <w:style w:type="paragraph" w:styleId="A-Item" w:customStyle="1">
    <w:name w:val="A-Item"/>
    <w:basedOn w:val="A-Body"/>
    <w:qFormat/>
    <w:rsid w:val="00275C4F"/>
    <w:pPr>
      <w:spacing w:after="120"/>
      <w:ind w:left="270" w:firstLine="0"/>
    </w:pPr>
  </w:style>
  <w:style w:type="paragraph" w:styleId="A-bullet" w:customStyle="1">
    <w:name w:val="A-bullet"/>
    <w:basedOn w:val="A-Item"/>
    <w:qFormat/>
    <w:rsid w:val="008915F7"/>
    <w:pPr>
      <w:numPr>
        <w:numId w:val="13"/>
      </w:numPr>
      <w:spacing w:before="120"/>
      <w:ind w:left="1440" w:hanging="270"/>
    </w:pPr>
  </w:style>
  <w:style w:type="paragraph" w:styleId="A-numbered" w:customStyle="1">
    <w:name w:val="A-numbered"/>
    <w:basedOn w:val="A-Item"/>
    <w:qFormat/>
    <w:rsid w:val="00540D32"/>
    <w:pPr>
      <w:numPr>
        <w:numId w:val="14"/>
      </w:numPr>
    </w:pPr>
  </w:style>
  <w:style w:type="paragraph" w:styleId="A-Title" w:customStyle="1">
    <w:name w:val="A-Title"/>
    <w:basedOn w:val="Normal"/>
    <w:qFormat/>
    <w:rsid w:val="00A238CC"/>
    <w:pPr>
      <w:spacing w:after="40"/>
      <w:jc w:val="center"/>
    </w:pPr>
    <w:rPr>
      <w:rFonts w:ascii="Arial" w:hAnsi="Arial" w:eastAsia="Times New Roman" w:cs="Arial"/>
      <w:b/>
      <w:bCs/>
      <w:iCs/>
      <w:sz w:val="24"/>
      <w:szCs w:val="24"/>
    </w:rPr>
  </w:style>
  <w:style w:type="paragraph" w:styleId="A-Subtitle" w:customStyle="1">
    <w:name w:val="A-Subtitle"/>
    <w:basedOn w:val="Normal"/>
    <w:qFormat/>
    <w:rsid w:val="00A238CC"/>
    <w:pPr>
      <w:spacing w:after="0"/>
      <w:jc w:val="center"/>
    </w:pPr>
    <w:rPr>
      <w:rFonts w:ascii="Arial" w:hAnsi="Arial" w:eastAsia="Times New Roman" w:cs="Arial"/>
      <w:bCs/>
      <w:iCs/>
      <w:sz w:val="20"/>
      <w:szCs w:val="20"/>
    </w:rPr>
  </w:style>
  <w:style w:type="paragraph" w:styleId="A-Deliverable" w:customStyle="1">
    <w:name w:val="A-Deliverable"/>
    <w:basedOn w:val="A-Body"/>
    <w:qFormat/>
    <w:rsid w:val="006B7E86"/>
    <w:pPr>
      <w:spacing w:before="120" w:after="120"/>
      <w:ind w:left="720" w:hanging="432"/>
    </w:pPr>
    <w:rPr>
      <w:i/>
    </w:rPr>
  </w:style>
  <w:style w:type="paragraph" w:styleId="A-Caption" w:customStyle="1">
    <w:name w:val="A-Caption"/>
    <w:basedOn w:val="Caption"/>
    <w:qFormat/>
    <w:rsid w:val="00732270"/>
    <w:pPr>
      <w:spacing w:after="0"/>
    </w:pPr>
    <w:rPr>
      <w:b w:val="0"/>
      <w:color w:val="auto"/>
      <w:sz w:val="20"/>
      <w:szCs w:val="20"/>
    </w:rPr>
  </w:style>
  <w:style w:type="paragraph" w:styleId="FootnoteText">
    <w:name w:val="footnote text"/>
    <w:basedOn w:val="Normal"/>
    <w:link w:val="FootnoteTextChar"/>
    <w:uiPriority w:val="99"/>
    <w:semiHidden/>
    <w:unhideWhenUsed/>
    <w:rsid w:val="005E7473"/>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5E7473"/>
    <w:rPr>
      <w:sz w:val="20"/>
      <w:szCs w:val="20"/>
    </w:rPr>
  </w:style>
  <w:style w:type="character" w:styleId="FootnoteReference">
    <w:name w:val="footnote reference"/>
    <w:basedOn w:val="DefaultParagraphFont"/>
    <w:uiPriority w:val="99"/>
    <w:semiHidden/>
    <w:unhideWhenUsed/>
    <w:rsid w:val="005E7473"/>
    <w:rPr>
      <w:vertAlign w:val="superscript"/>
    </w:rPr>
  </w:style>
  <w:style w:type="character" w:styleId="UnresolvedMention">
    <w:name w:val="Unresolved Mention"/>
    <w:basedOn w:val="DefaultParagraphFont"/>
    <w:uiPriority w:val="99"/>
    <w:semiHidden/>
    <w:unhideWhenUsed/>
    <w:rsid w:val="00EE0379"/>
    <w:rPr>
      <w:color w:val="605E5C"/>
      <w:shd w:val="clear" w:color="auto" w:fill="E1DFDD"/>
    </w:rPr>
  </w:style>
  <w:style w:type="character" w:styleId="FollowedHyperlink">
    <w:name w:val="FollowedHyperlink"/>
    <w:basedOn w:val="DefaultParagraphFont"/>
    <w:uiPriority w:val="99"/>
    <w:semiHidden/>
    <w:unhideWhenUsed/>
    <w:rsid w:val="00B52BD5"/>
    <w:rPr>
      <w:color w:val="954F72" w:themeColor="followedHyperlink"/>
      <w:u w:val="single"/>
    </w:rPr>
  </w:style>
  <w:style w:type="character" w:styleId="Strong">
    <w:name w:val="Strong"/>
    <w:basedOn w:val="DefaultParagraphFont"/>
    <w:uiPriority w:val="22"/>
    <w:qFormat/>
    <w:rsid w:val="00A56A88"/>
    <w:rPr>
      <w:b/>
      <w:bCs/>
    </w:rPr>
  </w:style>
  <w:style w:type="paragraph" w:styleId="Bibliography">
    <w:name w:val="Bibliography"/>
    <w:basedOn w:val="Normal"/>
    <w:next w:val="Normal"/>
    <w:uiPriority w:val="37"/>
    <w:unhideWhenUsed/>
    <w:rsid w:val="00D90EA5"/>
    <w:pPr>
      <w:tabs>
        <w:tab w:val="left" w:pos="500"/>
      </w:tabs>
      <w:spacing w:after="24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95427">
      <w:bodyDiv w:val="1"/>
      <w:marLeft w:val="0"/>
      <w:marRight w:val="0"/>
      <w:marTop w:val="0"/>
      <w:marBottom w:val="0"/>
      <w:divBdr>
        <w:top w:val="none" w:sz="0" w:space="0" w:color="auto"/>
        <w:left w:val="none" w:sz="0" w:space="0" w:color="auto"/>
        <w:bottom w:val="none" w:sz="0" w:space="0" w:color="auto"/>
        <w:right w:val="none" w:sz="0" w:space="0" w:color="auto"/>
      </w:divBdr>
      <w:divsChild>
        <w:div w:id="1399479620">
          <w:marLeft w:val="0"/>
          <w:marRight w:val="0"/>
          <w:marTop w:val="0"/>
          <w:marBottom w:val="0"/>
          <w:divBdr>
            <w:top w:val="none" w:sz="0" w:space="0" w:color="auto"/>
            <w:left w:val="none" w:sz="0" w:space="0" w:color="auto"/>
            <w:bottom w:val="none" w:sz="0" w:space="0" w:color="auto"/>
            <w:right w:val="none" w:sz="0" w:space="0" w:color="auto"/>
          </w:divBdr>
          <w:divsChild>
            <w:div w:id="712004209">
              <w:marLeft w:val="0"/>
              <w:marRight w:val="0"/>
              <w:marTop w:val="0"/>
              <w:marBottom w:val="0"/>
              <w:divBdr>
                <w:top w:val="none" w:sz="0" w:space="0" w:color="auto"/>
                <w:left w:val="none" w:sz="0" w:space="0" w:color="auto"/>
                <w:bottom w:val="none" w:sz="0" w:space="0" w:color="auto"/>
                <w:right w:val="none" w:sz="0" w:space="0" w:color="auto"/>
              </w:divBdr>
              <w:divsChild>
                <w:div w:id="1073432395">
                  <w:marLeft w:val="0"/>
                  <w:marRight w:val="0"/>
                  <w:marTop w:val="0"/>
                  <w:marBottom w:val="0"/>
                  <w:divBdr>
                    <w:top w:val="none" w:sz="0" w:space="0" w:color="auto"/>
                    <w:left w:val="none" w:sz="0" w:space="0" w:color="auto"/>
                    <w:bottom w:val="none" w:sz="0" w:space="0" w:color="auto"/>
                    <w:right w:val="none" w:sz="0" w:space="0" w:color="auto"/>
                  </w:divBdr>
                  <w:divsChild>
                    <w:div w:id="196746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269679">
      <w:bodyDiv w:val="1"/>
      <w:marLeft w:val="0"/>
      <w:marRight w:val="0"/>
      <w:marTop w:val="0"/>
      <w:marBottom w:val="0"/>
      <w:divBdr>
        <w:top w:val="none" w:sz="0" w:space="0" w:color="auto"/>
        <w:left w:val="none" w:sz="0" w:space="0" w:color="auto"/>
        <w:bottom w:val="none" w:sz="0" w:space="0" w:color="auto"/>
        <w:right w:val="none" w:sz="0" w:space="0" w:color="auto"/>
      </w:divBdr>
    </w:div>
    <w:div w:id="1139685613">
      <w:bodyDiv w:val="1"/>
      <w:marLeft w:val="0"/>
      <w:marRight w:val="0"/>
      <w:marTop w:val="0"/>
      <w:marBottom w:val="0"/>
      <w:divBdr>
        <w:top w:val="none" w:sz="0" w:space="0" w:color="auto"/>
        <w:left w:val="none" w:sz="0" w:space="0" w:color="auto"/>
        <w:bottom w:val="none" w:sz="0" w:space="0" w:color="auto"/>
        <w:right w:val="none" w:sz="0" w:space="0" w:color="auto"/>
      </w:divBdr>
    </w:div>
    <w:div w:id="1201438625">
      <w:bodyDiv w:val="1"/>
      <w:marLeft w:val="0"/>
      <w:marRight w:val="0"/>
      <w:marTop w:val="0"/>
      <w:marBottom w:val="0"/>
      <w:divBdr>
        <w:top w:val="none" w:sz="0" w:space="0" w:color="auto"/>
        <w:left w:val="none" w:sz="0" w:space="0" w:color="auto"/>
        <w:bottom w:val="none" w:sz="0" w:space="0" w:color="auto"/>
        <w:right w:val="none" w:sz="0" w:space="0" w:color="auto"/>
      </w:divBdr>
    </w:div>
    <w:div w:id="1304776213">
      <w:bodyDiv w:val="1"/>
      <w:marLeft w:val="0"/>
      <w:marRight w:val="0"/>
      <w:marTop w:val="0"/>
      <w:marBottom w:val="0"/>
      <w:divBdr>
        <w:top w:val="none" w:sz="0" w:space="0" w:color="auto"/>
        <w:left w:val="none" w:sz="0" w:space="0" w:color="auto"/>
        <w:bottom w:val="none" w:sz="0" w:space="0" w:color="auto"/>
        <w:right w:val="none" w:sz="0" w:space="0" w:color="auto"/>
      </w:divBdr>
      <w:divsChild>
        <w:div w:id="510460880">
          <w:marLeft w:val="0"/>
          <w:marRight w:val="0"/>
          <w:marTop w:val="0"/>
          <w:marBottom w:val="0"/>
          <w:divBdr>
            <w:top w:val="none" w:sz="0" w:space="0" w:color="auto"/>
            <w:left w:val="none" w:sz="0" w:space="0" w:color="auto"/>
            <w:bottom w:val="none" w:sz="0" w:space="0" w:color="auto"/>
            <w:right w:val="none" w:sz="0" w:space="0" w:color="auto"/>
          </w:divBdr>
          <w:divsChild>
            <w:div w:id="1156917719">
              <w:marLeft w:val="0"/>
              <w:marRight w:val="0"/>
              <w:marTop w:val="0"/>
              <w:marBottom w:val="0"/>
              <w:divBdr>
                <w:top w:val="none" w:sz="0" w:space="0" w:color="auto"/>
                <w:left w:val="none" w:sz="0" w:space="0" w:color="auto"/>
                <w:bottom w:val="none" w:sz="0" w:space="0" w:color="auto"/>
                <w:right w:val="none" w:sz="0" w:space="0" w:color="auto"/>
              </w:divBdr>
              <w:divsChild>
                <w:div w:id="175007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479106">
      <w:bodyDiv w:val="1"/>
      <w:marLeft w:val="0"/>
      <w:marRight w:val="0"/>
      <w:marTop w:val="0"/>
      <w:marBottom w:val="0"/>
      <w:divBdr>
        <w:top w:val="none" w:sz="0" w:space="0" w:color="auto"/>
        <w:left w:val="none" w:sz="0" w:space="0" w:color="auto"/>
        <w:bottom w:val="none" w:sz="0" w:space="0" w:color="auto"/>
        <w:right w:val="none" w:sz="0" w:space="0" w:color="auto"/>
      </w:divBdr>
      <w:divsChild>
        <w:div w:id="1414355703">
          <w:marLeft w:val="0"/>
          <w:marRight w:val="0"/>
          <w:marTop w:val="0"/>
          <w:marBottom w:val="0"/>
          <w:divBdr>
            <w:top w:val="none" w:sz="0" w:space="0" w:color="auto"/>
            <w:left w:val="none" w:sz="0" w:space="0" w:color="auto"/>
            <w:bottom w:val="none" w:sz="0" w:space="0" w:color="auto"/>
            <w:right w:val="none" w:sz="0" w:space="0" w:color="auto"/>
          </w:divBdr>
          <w:divsChild>
            <w:div w:id="1980499777">
              <w:marLeft w:val="0"/>
              <w:marRight w:val="0"/>
              <w:marTop w:val="0"/>
              <w:marBottom w:val="0"/>
              <w:divBdr>
                <w:top w:val="none" w:sz="0" w:space="0" w:color="auto"/>
                <w:left w:val="none" w:sz="0" w:space="0" w:color="auto"/>
                <w:bottom w:val="none" w:sz="0" w:space="0" w:color="auto"/>
                <w:right w:val="none" w:sz="0" w:space="0" w:color="auto"/>
              </w:divBdr>
              <w:divsChild>
                <w:div w:id="2073498962">
                  <w:marLeft w:val="0"/>
                  <w:marRight w:val="0"/>
                  <w:marTop w:val="0"/>
                  <w:marBottom w:val="0"/>
                  <w:divBdr>
                    <w:top w:val="none" w:sz="0" w:space="0" w:color="auto"/>
                    <w:left w:val="none" w:sz="0" w:space="0" w:color="auto"/>
                    <w:bottom w:val="none" w:sz="0" w:space="0" w:color="auto"/>
                    <w:right w:val="none" w:sz="0" w:space="0" w:color="auto"/>
                  </w:divBdr>
                  <w:divsChild>
                    <w:div w:id="37369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530838">
      <w:bodyDiv w:val="1"/>
      <w:marLeft w:val="0"/>
      <w:marRight w:val="0"/>
      <w:marTop w:val="0"/>
      <w:marBottom w:val="0"/>
      <w:divBdr>
        <w:top w:val="none" w:sz="0" w:space="0" w:color="auto"/>
        <w:left w:val="none" w:sz="0" w:space="0" w:color="auto"/>
        <w:bottom w:val="none" w:sz="0" w:space="0" w:color="auto"/>
        <w:right w:val="none" w:sz="0" w:space="0" w:color="auto"/>
      </w:divBdr>
      <w:divsChild>
        <w:div w:id="772483699">
          <w:marLeft w:val="1080"/>
          <w:marRight w:val="0"/>
          <w:marTop w:val="200"/>
          <w:marBottom w:val="0"/>
          <w:divBdr>
            <w:top w:val="none" w:sz="0" w:space="0" w:color="auto"/>
            <w:left w:val="none" w:sz="0" w:space="0" w:color="auto"/>
            <w:bottom w:val="none" w:sz="0" w:space="0" w:color="auto"/>
            <w:right w:val="none" w:sz="0" w:space="0" w:color="auto"/>
          </w:divBdr>
        </w:div>
        <w:div w:id="949315809">
          <w:marLeft w:val="1080"/>
          <w:marRight w:val="0"/>
          <w:marTop w:val="200"/>
          <w:marBottom w:val="0"/>
          <w:divBdr>
            <w:top w:val="none" w:sz="0" w:space="0" w:color="auto"/>
            <w:left w:val="none" w:sz="0" w:space="0" w:color="auto"/>
            <w:bottom w:val="none" w:sz="0" w:space="0" w:color="auto"/>
            <w:right w:val="none" w:sz="0" w:space="0" w:color="auto"/>
          </w:divBdr>
        </w:div>
        <w:div w:id="331495679">
          <w:marLeft w:val="1080"/>
          <w:marRight w:val="0"/>
          <w:marTop w:val="200"/>
          <w:marBottom w:val="0"/>
          <w:divBdr>
            <w:top w:val="none" w:sz="0" w:space="0" w:color="auto"/>
            <w:left w:val="none" w:sz="0" w:space="0" w:color="auto"/>
            <w:bottom w:val="none" w:sz="0" w:space="0" w:color="auto"/>
            <w:right w:val="none" w:sz="0" w:space="0" w:color="auto"/>
          </w:divBdr>
        </w:div>
        <w:div w:id="549268853">
          <w:marLeft w:val="1080"/>
          <w:marRight w:val="0"/>
          <w:marTop w:val="200"/>
          <w:marBottom w:val="0"/>
          <w:divBdr>
            <w:top w:val="none" w:sz="0" w:space="0" w:color="auto"/>
            <w:left w:val="none" w:sz="0" w:space="0" w:color="auto"/>
            <w:bottom w:val="none" w:sz="0" w:space="0" w:color="auto"/>
            <w:right w:val="none" w:sz="0" w:space="0" w:color="auto"/>
          </w:divBdr>
        </w:div>
        <w:div w:id="872501438">
          <w:marLeft w:val="1080"/>
          <w:marRight w:val="0"/>
          <w:marTop w:val="200"/>
          <w:marBottom w:val="0"/>
          <w:divBdr>
            <w:top w:val="none" w:sz="0" w:space="0" w:color="auto"/>
            <w:left w:val="none" w:sz="0" w:space="0" w:color="auto"/>
            <w:bottom w:val="none" w:sz="0" w:space="0" w:color="auto"/>
            <w:right w:val="none" w:sz="0" w:space="0" w:color="auto"/>
          </w:divBdr>
        </w:div>
        <w:div w:id="542904764">
          <w:marLeft w:val="1080"/>
          <w:marRight w:val="0"/>
          <w:marTop w:val="200"/>
          <w:marBottom w:val="0"/>
          <w:divBdr>
            <w:top w:val="none" w:sz="0" w:space="0" w:color="auto"/>
            <w:left w:val="none" w:sz="0" w:space="0" w:color="auto"/>
            <w:bottom w:val="none" w:sz="0" w:space="0" w:color="auto"/>
            <w:right w:val="none" w:sz="0" w:space="0" w:color="auto"/>
          </w:divBdr>
        </w:div>
        <w:div w:id="1829399745">
          <w:marLeft w:val="1080"/>
          <w:marRight w:val="0"/>
          <w:marTop w:val="200"/>
          <w:marBottom w:val="0"/>
          <w:divBdr>
            <w:top w:val="none" w:sz="0" w:space="0" w:color="auto"/>
            <w:left w:val="none" w:sz="0" w:space="0" w:color="auto"/>
            <w:bottom w:val="none" w:sz="0" w:space="0" w:color="auto"/>
            <w:right w:val="none" w:sz="0" w:space="0" w:color="auto"/>
          </w:divBdr>
        </w:div>
        <w:div w:id="286132848">
          <w:marLeft w:val="1080"/>
          <w:marRight w:val="0"/>
          <w:marTop w:val="200"/>
          <w:marBottom w:val="0"/>
          <w:divBdr>
            <w:top w:val="none" w:sz="0" w:space="0" w:color="auto"/>
            <w:left w:val="none" w:sz="0" w:space="0" w:color="auto"/>
            <w:bottom w:val="none" w:sz="0" w:space="0" w:color="auto"/>
            <w:right w:val="none" w:sz="0" w:space="0" w:color="auto"/>
          </w:divBdr>
        </w:div>
      </w:divsChild>
    </w:div>
    <w:div w:id="2064937614">
      <w:bodyDiv w:val="1"/>
      <w:marLeft w:val="0"/>
      <w:marRight w:val="0"/>
      <w:marTop w:val="0"/>
      <w:marBottom w:val="0"/>
      <w:divBdr>
        <w:top w:val="none" w:sz="0" w:space="0" w:color="auto"/>
        <w:left w:val="none" w:sz="0" w:space="0" w:color="auto"/>
        <w:bottom w:val="none" w:sz="0" w:space="0" w:color="auto"/>
        <w:right w:val="none" w:sz="0" w:space="0" w:color="auto"/>
      </w:divBdr>
      <w:divsChild>
        <w:div w:id="1826119057">
          <w:marLeft w:val="0"/>
          <w:marRight w:val="0"/>
          <w:marTop w:val="0"/>
          <w:marBottom w:val="0"/>
          <w:divBdr>
            <w:top w:val="none" w:sz="0" w:space="0" w:color="auto"/>
            <w:left w:val="none" w:sz="0" w:space="0" w:color="auto"/>
            <w:bottom w:val="none" w:sz="0" w:space="0" w:color="auto"/>
            <w:right w:val="none" w:sz="0" w:space="0" w:color="auto"/>
          </w:divBdr>
        </w:div>
        <w:div w:id="980157961">
          <w:marLeft w:val="0"/>
          <w:marRight w:val="0"/>
          <w:marTop w:val="0"/>
          <w:marBottom w:val="0"/>
          <w:divBdr>
            <w:top w:val="none" w:sz="0" w:space="0" w:color="auto"/>
            <w:left w:val="none" w:sz="0" w:space="0" w:color="auto"/>
            <w:bottom w:val="none" w:sz="0" w:space="0" w:color="auto"/>
            <w:right w:val="none" w:sz="0" w:space="0" w:color="auto"/>
          </w:divBdr>
        </w:div>
        <w:div w:id="5292956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rry%20Howell\Documents\Custom%20Office%20Templates\NSF_PFI_Style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6736A-F159-9F4F-876E-03990A81A87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C:\Users\Larry Howell\Documents\Custom Office Templates\NSF_PFI_Styles.dotx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Larry L. Howell</dc:creator>
  <lastModifiedBy>David B Dahl</lastModifiedBy>
  <revision>9</revision>
  <lastPrinted>2018-11-27T18:49:00.0000000Z</lastPrinted>
  <dcterms:created xsi:type="dcterms:W3CDTF">2023-02-18T18:49:00.0000000Z</dcterms:created>
  <dcterms:modified xsi:type="dcterms:W3CDTF">2023-02-19T04:47:58.7101605Z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zotero-version="6.0.21"&gt;&lt;session id="K5RlpNiI"/&gt;&lt;style id="http://www.zotero.org/styles/vancouver-brackets"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